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C9D47A" w14:textId="77777777" w:rsidR="00583355" w:rsidRPr="00EF2C46" w:rsidRDefault="00583355" w:rsidP="00820538">
      <w:pPr>
        <w:spacing w:line="480" w:lineRule="auto"/>
      </w:pPr>
    </w:p>
    <w:p w14:paraId="39E93B11" w14:textId="77777777" w:rsidR="00583355" w:rsidRPr="00EF2C46" w:rsidRDefault="00583355" w:rsidP="00820538">
      <w:pPr>
        <w:spacing w:line="480" w:lineRule="auto"/>
      </w:pPr>
    </w:p>
    <w:p w14:paraId="438BC07C" w14:textId="77777777" w:rsidR="00583355" w:rsidRPr="00EF2C46" w:rsidRDefault="00583355" w:rsidP="00820538">
      <w:pPr>
        <w:spacing w:line="480" w:lineRule="auto"/>
      </w:pPr>
    </w:p>
    <w:p w14:paraId="63642F8F" w14:textId="77777777" w:rsidR="00583355" w:rsidRPr="00EF2C46" w:rsidRDefault="00583355" w:rsidP="00820538">
      <w:pPr>
        <w:spacing w:line="480" w:lineRule="auto"/>
      </w:pPr>
    </w:p>
    <w:p w14:paraId="15816AFA" w14:textId="77777777" w:rsidR="00583355" w:rsidRPr="00EF2C46" w:rsidRDefault="00583355" w:rsidP="00820538">
      <w:pPr>
        <w:spacing w:line="480" w:lineRule="auto"/>
      </w:pPr>
    </w:p>
    <w:p w14:paraId="1CCAE8D5" w14:textId="45655D55" w:rsidR="005A5EBE" w:rsidRDefault="0079732E" w:rsidP="00CC4EE2">
      <w:pPr>
        <w:pStyle w:val="AuthorInfo"/>
        <w:tabs>
          <w:tab w:val="clear" w:pos="8640"/>
        </w:tabs>
        <w:ind w:left="720"/>
        <w:jc w:val="left"/>
        <w:rPr>
          <w:b/>
        </w:rPr>
      </w:pPr>
      <w:r>
        <w:rPr>
          <w:b/>
        </w:rPr>
        <w:t>COMPARA</w:t>
      </w:r>
      <w:r w:rsidR="005A5EBE" w:rsidRPr="00227537">
        <w:rPr>
          <w:b/>
        </w:rPr>
        <w:t xml:space="preserve">TIVE EVALUATION OF MACHINE LEARNING ALGORITHMS </w:t>
      </w:r>
    </w:p>
    <w:p w14:paraId="1D25C4D9" w14:textId="77777777" w:rsidR="00381478" w:rsidRPr="00381478" w:rsidRDefault="00381478" w:rsidP="00381478">
      <w:pPr>
        <w:pStyle w:val="AuthorInfo"/>
        <w:ind w:left="720"/>
        <w:rPr>
          <w:b/>
        </w:rPr>
      </w:pPr>
      <w:r w:rsidRPr="00381478">
        <w:rPr>
          <w:b/>
        </w:rPr>
        <w:t xml:space="preserve">CS6000 RESEARCH METHODOLOGIES </w:t>
      </w:r>
    </w:p>
    <w:p w14:paraId="3738EE63" w14:textId="77777777" w:rsidR="00381478" w:rsidRPr="00227537" w:rsidRDefault="00381478" w:rsidP="00CC4EE2">
      <w:pPr>
        <w:pStyle w:val="AuthorInfo"/>
        <w:tabs>
          <w:tab w:val="clear" w:pos="8640"/>
        </w:tabs>
        <w:ind w:left="720"/>
        <w:jc w:val="left"/>
        <w:rPr>
          <w:b/>
        </w:rPr>
      </w:pPr>
      <w:bookmarkStart w:id="0" w:name="_GoBack"/>
      <w:bookmarkEnd w:id="0"/>
    </w:p>
    <w:p w14:paraId="2F52FE02" w14:textId="77777777" w:rsidR="00583355" w:rsidRPr="00227537" w:rsidRDefault="005A5EBE" w:rsidP="00820538">
      <w:pPr>
        <w:pStyle w:val="AuthorInfo"/>
        <w:tabs>
          <w:tab w:val="clear" w:pos="8640"/>
        </w:tabs>
        <w:rPr>
          <w:b/>
        </w:rPr>
      </w:pPr>
      <w:r w:rsidRPr="00227537">
        <w:rPr>
          <w:b/>
        </w:rPr>
        <w:t>Gayathiri Shriram (ms5754)</w:t>
      </w:r>
    </w:p>
    <w:p w14:paraId="1DE76945" w14:textId="77777777" w:rsidR="00583355" w:rsidRPr="00227537" w:rsidRDefault="005A5EBE" w:rsidP="00820538">
      <w:pPr>
        <w:pStyle w:val="AuthorInfo"/>
        <w:tabs>
          <w:tab w:val="clear" w:pos="8640"/>
        </w:tabs>
        <w:rPr>
          <w:b/>
        </w:rPr>
      </w:pPr>
      <w:r w:rsidRPr="00227537">
        <w:rPr>
          <w:b/>
        </w:rPr>
        <w:t>CSU East Bay</w:t>
      </w:r>
    </w:p>
    <w:p w14:paraId="51BE4E0A" w14:textId="77777777" w:rsidR="00583355" w:rsidRPr="00EF2C46" w:rsidRDefault="00583355" w:rsidP="00820538">
      <w:pPr>
        <w:pStyle w:val="AuthorInfo"/>
        <w:tabs>
          <w:tab w:val="clear" w:pos="8640"/>
        </w:tabs>
      </w:pPr>
    </w:p>
    <w:p w14:paraId="0CC4A489" w14:textId="77777777" w:rsidR="00583355" w:rsidRPr="00EF2C46" w:rsidRDefault="00583355" w:rsidP="00820538">
      <w:pPr>
        <w:pStyle w:val="AuthorInfo"/>
        <w:tabs>
          <w:tab w:val="clear" w:pos="8640"/>
        </w:tabs>
      </w:pPr>
    </w:p>
    <w:p w14:paraId="6EE8D982" w14:textId="77777777" w:rsidR="00583355" w:rsidRDefault="00583355" w:rsidP="00820538">
      <w:pPr>
        <w:pStyle w:val="StyleRight05"/>
        <w:tabs>
          <w:tab w:val="clear" w:pos="8640"/>
        </w:tabs>
        <w:rPr>
          <w:rFonts w:ascii="Times New Roman" w:hAnsi="Times New Roman"/>
        </w:rPr>
      </w:pPr>
    </w:p>
    <w:p w14:paraId="75ED43D7" w14:textId="77777777" w:rsidR="007838A3" w:rsidRDefault="007838A3" w:rsidP="00820538">
      <w:pPr>
        <w:pStyle w:val="StyleRight05"/>
        <w:tabs>
          <w:tab w:val="clear" w:pos="8640"/>
        </w:tabs>
        <w:rPr>
          <w:rFonts w:ascii="Times New Roman" w:hAnsi="Times New Roman"/>
        </w:rPr>
      </w:pPr>
    </w:p>
    <w:p w14:paraId="2A507370" w14:textId="77777777" w:rsidR="007838A3" w:rsidRDefault="007838A3" w:rsidP="00820538">
      <w:pPr>
        <w:pStyle w:val="StyleRight05"/>
        <w:tabs>
          <w:tab w:val="clear" w:pos="8640"/>
        </w:tabs>
        <w:rPr>
          <w:rFonts w:ascii="Times New Roman" w:hAnsi="Times New Roman"/>
        </w:rPr>
      </w:pPr>
    </w:p>
    <w:p w14:paraId="6B694B8E" w14:textId="77777777" w:rsidR="007838A3" w:rsidRDefault="007838A3" w:rsidP="00820538">
      <w:pPr>
        <w:pStyle w:val="StyleRight05"/>
        <w:tabs>
          <w:tab w:val="clear" w:pos="8640"/>
        </w:tabs>
        <w:rPr>
          <w:rFonts w:ascii="Times New Roman" w:hAnsi="Times New Roman"/>
        </w:rPr>
      </w:pPr>
    </w:p>
    <w:p w14:paraId="41846572" w14:textId="2E4399E3" w:rsidR="00564C5A" w:rsidRPr="00052A10" w:rsidRDefault="00052A10" w:rsidP="00820538">
      <w:pPr>
        <w:pStyle w:val="SectionHeading"/>
        <w:rPr>
          <w:rFonts w:ascii="Times New Roman" w:hAnsi="Times New Roman"/>
          <w:b/>
        </w:rPr>
      </w:pPr>
      <w:r w:rsidRPr="00052A10">
        <w:rPr>
          <w:rFonts w:ascii="Times New Roman" w:hAnsi="Times New Roman"/>
          <w:b/>
        </w:rPr>
        <w:lastRenderedPageBreak/>
        <w:t>ABSTRACT</w:t>
      </w:r>
    </w:p>
    <w:p w14:paraId="70BB31DE" w14:textId="45265351" w:rsidR="00583355" w:rsidRPr="00564C5A" w:rsidRDefault="00564C5A" w:rsidP="00820538">
      <w:pPr>
        <w:spacing w:line="480" w:lineRule="auto"/>
      </w:pPr>
      <w:r>
        <w:t xml:space="preserve">This research paper </w:t>
      </w:r>
      <w:r w:rsidR="005D267E">
        <w:t>represents the comparative evaluation of machine learning algorithms. I have chosen the decision tree induction from supervised learning category and K-means clustering from unsupervised learning category for this research paper. The paper gives an overview of machine learning, explains each of the learning technique</w:t>
      </w:r>
      <w:r w:rsidR="001440F6">
        <w:t>s</w:t>
      </w:r>
      <w:r w:rsidR="005D267E">
        <w:t xml:space="preserve"> in detail along with</w:t>
      </w:r>
      <w:r w:rsidR="001440F6">
        <w:t xml:space="preserve"> its</w:t>
      </w:r>
      <w:r w:rsidR="005D267E">
        <w:t xml:space="preserve"> algorithms</w:t>
      </w:r>
      <w:r w:rsidR="001440F6">
        <w:t>.</w:t>
      </w:r>
      <w:r w:rsidR="005D267E">
        <w:t xml:space="preserve"> </w:t>
      </w:r>
      <w:r w:rsidR="001440F6">
        <w:t xml:space="preserve">Also, </w:t>
      </w:r>
      <w:r w:rsidR="005D267E">
        <w:t>an application implementing both the algorithms is compared and evaluated.</w:t>
      </w:r>
      <w:r w:rsidR="002C1211">
        <w:t xml:space="preserve"> The algorithms are implemented using WEKA software and results of the two </w:t>
      </w:r>
      <w:r w:rsidR="00A508FD">
        <w:t>machine learning algorithms are compared and evaluated.</w:t>
      </w:r>
      <w:r w:rsidR="00AA6A13">
        <w:t xml:space="preserve"> Research is conducted on a</w:t>
      </w:r>
      <w:r w:rsidR="00F24C21">
        <w:t xml:space="preserve"> weather forecasting </w:t>
      </w:r>
      <w:r w:rsidR="00AA6A13">
        <w:t xml:space="preserve">application </w:t>
      </w:r>
      <w:r w:rsidR="00F24C21">
        <w:t>to warn about natural disasters mainly focused on earthquakes. The forecasting is done with both the learning techni</w:t>
      </w:r>
      <w:r w:rsidR="00AA6A13">
        <w:t xml:space="preserve">ques and ideas are </w:t>
      </w:r>
      <w:r w:rsidR="00F24C21">
        <w:t>presented based on the findings.</w:t>
      </w:r>
    </w:p>
    <w:p w14:paraId="58751718" w14:textId="77777777" w:rsidR="005D267E" w:rsidRPr="00E2309C" w:rsidRDefault="005D267E" w:rsidP="00820538">
      <w:pPr>
        <w:pStyle w:val="SectionHeading"/>
        <w:rPr>
          <w:rFonts w:ascii="Times New Roman" w:hAnsi="Times New Roman"/>
          <w:b/>
        </w:rPr>
      </w:pPr>
      <w:r w:rsidRPr="00E2309C">
        <w:rPr>
          <w:rFonts w:ascii="Times New Roman" w:hAnsi="Times New Roman"/>
          <w:b/>
        </w:rPr>
        <w:t>INTRODUCTION</w:t>
      </w:r>
    </w:p>
    <w:p w14:paraId="1F03E0E4" w14:textId="77777777" w:rsidR="00B876DD" w:rsidRPr="00B876DD" w:rsidRDefault="00B876DD" w:rsidP="00820538">
      <w:pPr>
        <w:spacing w:line="480" w:lineRule="auto"/>
      </w:pPr>
      <w:r w:rsidRPr="00B876DD">
        <w:t>Machine learning is the science of getting computers to act without being explicitly programmed</w:t>
      </w:r>
      <w:r>
        <w:t>.</w:t>
      </w:r>
    </w:p>
    <w:p w14:paraId="506163EE" w14:textId="77777777" w:rsidR="00F61A3A" w:rsidRDefault="00B876DD" w:rsidP="00820538">
      <w:pPr>
        <w:spacing w:line="480" w:lineRule="auto"/>
      </w:pPr>
      <w:r>
        <w:t xml:space="preserve">It </w:t>
      </w:r>
      <w:r w:rsidR="005D267E">
        <w:t>is a branch of artificial intelligence that is concerned with building systems that require</w:t>
      </w:r>
      <w:r w:rsidR="00951150">
        <w:t xml:space="preserve"> </w:t>
      </w:r>
      <w:r w:rsidR="00951150" w:rsidRPr="00951150">
        <w:t>minimal human intervention in order to learn from data and make accurate predictions</w:t>
      </w:r>
      <w:r w:rsidR="00EF154B">
        <w:t xml:space="preserve">. It is the subfield of computer science </w:t>
      </w:r>
      <w:r w:rsidR="00EF154B" w:rsidRPr="00EF154B">
        <w:t>that evolved from the study of </w:t>
      </w:r>
      <w:r w:rsidR="00EF154B">
        <w:t>pattern recognition and computational learning theory in artificial intelligence. It explores construction and stud</w:t>
      </w:r>
      <w:r w:rsidR="00461FD5">
        <w:t>y algorithms that can learn and make prediction on the data.</w:t>
      </w:r>
      <w:r w:rsidR="0080491C">
        <w:t xml:space="preserve"> </w:t>
      </w:r>
    </w:p>
    <w:p w14:paraId="349184BD" w14:textId="77777777" w:rsidR="008C0C08" w:rsidRDefault="006F61CE" w:rsidP="00820538">
      <w:pPr>
        <w:spacing w:line="480" w:lineRule="auto"/>
      </w:pPr>
      <w:r>
        <w:t xml:space="preserve">Machine learning is so pervasive today that people use it many times a day without knowing they do as it </w:t>
      </w:r>
      <w:r w:rsidR="0080491C">
        <w:t xml:space="preserve">is </w:t>
      </w:r>
      <w:r w:rsidR="001D0830">
        <w:t xml:space="preserve">closely related to many fields. Also it is an assumption among the researches that machine learning is the best way to make progress towards AI. </w:t>
      </w:r>
    </w:p>
    <w:p w14:paraId="2728D5EA" w14:textId="27C2D0CA" w:rsidR="008C0C08" w:rsidRDefault="0080491C" w:rsidP="00820538">
      <w:pPr>
        <w:spacing w:line="480" w:lineRule="auto"/>
      </w:pPr>
      <w:r>
        <w:t xml:space="preserve">The breakthroughs in psychology, mathematics and biophysics laid the foundations for machine simulation. </w:t>
      </w:r>
      <w:r w:rsidR="008C0C08" w:rsidRPr="008C0C08">
        <w:t>Machine learning today is a mathematically rigorous discipline that encompasses sophisticated modeling, optimization, and learning research; it has concrete applications in medicine, software, robotics, and traditional business problems. Particularly in the business problem domain, there is significant overlap among the fields of data science, data mining, and machine learning</w:t>
      </w:r>
      <w:r w:rsidR="008C0C08">
        <w:t>. The below figure depicts the multidisciplinary nature of machine learning areas.</w:t>
      </w:r>
    </w:p>
    <w:p w14:paraId="614257BC" w14:textId="71B520A6" w:rsidR="008C0C08" w:rsidRDefault="008C0C08" w:rsidP="00820538">
      <w:pPr>
        <w:spacing w:line="480" w:lineRule="auto"/>
      </w:pPr>
      <w:r>
        <w:rPr>
          <w:noProof/>
        </w:rPr>
        <w:drawing>
          <wp:inline distT="0" distB="0" distL="0" distR="0" wp14:anchorId="69B91637" wp14:editId="75594778">
            <wp:extent cx="4631055" cy="2171700"/>
            <wp:effectExtent l="0" t="0" r="0" b="1270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31055" cy="2171700"/>
                    </a:xfrm>
                    <a:prstGeom prst="rect">
                      <a:avLst/>
                    </a:prstGeom>
                    <a:noFill/>
                    <a:ln>
                      <a:noFill/>
                    </a:ln>
                  </pic:spPr>
                </pic:pic>
              </a:graphicData>
            </a:graphic>
          </wp:inline>
        </w:drawing>
      </w:r>
      <w:r w:rsidR="004F2E0F">
        <w:t>Figure 1</w:t>
      </w:r>
    </w:p>
    <w:p w14:paraId="492CBA63" w14:textId="77777777" w:rsidR="008C0C08" w:rsidRDefault="008C0C08" w:rsidP="00820538">
      <w:pPr>
        <w:spacing w:line="480" w:lineRule="auto"/>
      </w:pPr>
    </w:p>
    <w:p w14:paraId="74A1F6F7" w14:textId="6BDF8120" w:rsidR="00F61A3A" w:rsidRDefault="00F61A3A" w:rsidP="00820538">
      <w:pPr>
        <w:spacing w:line="480" w:lineRule="auto"/>
      </w:pPr>
      <w:r w:rsidRPr="00F61A3A">
        <w:t>Machine learning is used in Web search, spam filters, recommender systems, ad placement, credit scoring, fraud detection, stock trading, drug design, and many other applications</w:t>
      </w:r>
      <w:r>
        <w:t>.</w:t>
      </w:r>
    </w:p>
    <w:p w14:paraId="2275EC9A" w14:textId="3404725B" w:rsidR="00F61A3A" w:rsidRDefault="00F61A3A" w:rsidP="00820538">
      <w:pPr>
        <w:spacing w:line="480" w:lineRule="auto"/>
      </w:pPr>
      <w:r>
        <w:t>There are many fields and application-using machine learning below are few widely publicized application using machine learning.</w:t>
      </w:r>
    </w:p>
    <w:p w14:paraId="34FA3517" w14:textId="6FD1C0AC" w:rsidR="00F61A3A" w:rsidRDefault="00F61A3A" w:rsidP="00820538">
      <w:pPr>
        <w:pStyle w:val="ListParagraph"/>
        <w:numPr>
          <w:ilvl w:val="0"/>
          <w:numId w:val="2"/>
        </w:numPr>
        <w:spacing w:line="480" w:lineRule="auto"/>
      </w:pPr>
      <w:r>
        <w:t>Self driving Google car</w:t>
      </w:r>
    </w:p>
    <w:p w14:paraId="5CD97DB2" w14:textId="5D3695DF" w:rsidR="00F61A3A" w:rsidRDefault="00F61A3A" w:rsidP="00820538">
      <w:pPr>
        <w:pStyle w:val="ListParagraph"/>
        <w:numPr>
          <w:ilvl w:val="0"/>
          <w:numId w:val="2"/>
        </w:numPr>
        <w:spacing w:line="480" w:lineRule="auto"/>
      </w:pPr>
      <w:r>
        <w:t>Amazon and Netflix are machine-learning applications of everyday life.</w:t>
      </w:r>
    </w:p>
    <w:p w14:paraId="11607A0E" w14:textId="282E2803" w:rsidR="00F61A3A" w:rsidRDefault="00F61A3A" w:rsidP="00820538">
      <w:pPr>
        <w:pStyle w:val="ListParagraph"/>
        <w:numPr>
          <w:ilvl w:val="0"/>
          <w:numId w:val="2"/>
        </w:numPr>
        <w:spacing w:line="480" w:lineRule="auto"/>
      </w:pPr>
      <w:r>
        <w:t>Twitter – knowing what customers are saying about twitter – machine learning combined with linguistic rule.</w:t>
      </w:r>
    </w:p>
    <w:p w14:paraId="25752A81" w14:textId="1677873C" w:rsidR="00F61A3A" w:rsidRDefault="00F61A3A" w:rsidP="006560F4">
      <w:pPr>
        <w:pStyle w:val="ListParagraph"/>
        <w:numPr>
          <w:ilvl w:val="0"/>
          <w:numId w:val="2"/>
        </w:numPr>
        <w:spacing w:line="480" w:lineRule="auto"/>
      </w:pPr>
      <w:r>
        <w:t>Fraud detection.</w:t>
      </w:r>
    </w:p>
    <w:p w14:paraId="46DEEBB9" w14:textId="75AD1AEA" w:rsidR="008C0C08" w:rsidRDefault="00F61A3A" w:rsidP="00820538">
      <w:pPr>
        <w:spacing w:line="480" w:lineRule="auto"/>
      </w:pPr>
      <w:r>
        <w:t xml:space="preserve">How is machine learning used today? </w:t>
      </w:r>
      <w:r w:rsidR="008C0C08">
        <w:t>Many of our day-to-day activities are powered by machine learning. Below listed are few such examples</w:t>
      </w:r>
    </w:p>
    <w:p w14:paraId="14FC4627" w14:textId="77777777" w:rsidR="008C0C08" w:rsidRPr="008C0C08" w:rsidRDefault="008C0C08" w:rsidP="00820538">
      <w:pPr>
        <w:numPr>
          <w:ilvl w:val="0"/>
          <w:numId w:val="3"/>
        </w:numPr>
        <w:spacing w:line="480" w:lineRule="auto"/>
      </w:pPr>
      <w:r w:rsidRPr="008C0C08">
        <w:t>Fraud detection.</w:t>
      </w:r>
    </w:p>
    <w:p w14:paraId="2D1BF05B" w14:textId="77777777" w:rsidR="008C0C08" w:rsidRPr="008C0C08" w:rsidRDefault="008C0C08" w:rsidP="00820538">
      <w:pPr>
        <w:numPr>
          <w:ilvl w:val="0"/>
          <w:numId w:val="3"/>
        </w:numPr>
        <w:spacing w:line="480" w:lineRule="auto"/>
      </w:pPr>
      <w:r w:rsidRPr="008C0C08">
        <w:t>Web search results.</w:t>
      </w:r>
    </w:p>
    <w:p w14:paraId="23E090A7" w14:textId="77777777" w:rsidR="008C0C08" w:rsidRPr="008C0C08" w:rsidRDefault="008C0C08" w:rsidP="00820538">
      <w:pPr>
        <w:numPr>
          <w:ilvl w:val="0"/>
          <w:numId w:val="3"/>
        </w:numPr>
        <w:spacing w:line="480" w:lineRule="auto"/>
      </w:pPr>
      <w:r w:rsidRPr="008C0C08">
        <w:t>Real-time ads on web pages and mobile devices.</w:t>
      </w:r>
    </w:p>
    <w:p w14:paraId="791A15FB" w14:textId="77777777" w:rsidR="008C0C08" w:rsidRPr="008C0C08" w:rsidRDefault="008C0C08" w:rsidP="00820538">
      <w:pPr>
        <w:numPr>
          <w:ilvl w:val="0"/>
          <w:numId w:val="3"/>
        </w:numPr>
        <w:spacing w:line="480" w:lineRule="auto"/>
      </w:pPr>
      <w:r w:rsidRPr="008C0C08">
        <w:t>Text-based sentiment analysis.</w:t>
      </w:r>
    </w:p>
    <w:p w14:paraId="78CA2AAD" w14:textId="096347B8" w:rsidR="008C0C08" w:rsidRDefault="008C0C08" w:rsidP="00820538">
      <w:pPr>
        <w:numPr>
          <w:ilvl w:val="0"/>
          <w:numId w:val="3"/>
        </w:numPr>
        <w:spacing w:line="480" w:lineRule="auto"/>
      </w:pPr>
      <w:r w:rsidRPr="008C0C08">
        <w:t>Credit scoring and next best offers.</w:t>
      </w:r>
    </w:p>
    <w:p w14:paraId="2C334363" w14:textId="77777777" w:rsidR="008C0C08" w:rsidRPr="008C0C08" w:rsidRDefault="008C0C08" w:rsidP="00820538">
      <w:pPr>
        <w:widowControl w:val="0"/>
        <w:numPr>
          <w:ilvl w:val="0"/>
          <w:numId w:val="3"/>
        </w:numPr>
        <w:tabs>
          <w:tab w:val="left" w:pos="220"/>
        </w:tabs>
        <w:autoSpaceDE w:val="0"/>
        <w:autoSpaceDN w:val="0"/>
        <w:adjustRightInd w:val="0"/>
        <w:spacing w:line="480" w:lineRule="auto"/>
      </w:pPr>
      <w:r w:rsidRPr="008C0C08">
        <w:t>Prediction of equipment failures.</w:t>
      </w:r>
    </w:p>
    <w:p w14:paraId="45AD0083" w14:textId="77777777" w:rsidR="008C0C08" w:rsidRPr="008C0C08" w:rsidRDefault="008C0C08" w:rsidP="00820538">
      <w:pPr>
        <w:widowControl w:val="0"/>
        <w:numPr>
          <w:ilvl w:val="0"/>
          <w:numId w:val="3"/>
        </w:numPr>
        <w:tabs>
          <w:tab w:val="left" w:pos="220"/>
        </w:tabs>
        <w:autoSpaceDE w:val="0"/>
        <w:autoSpaceDN w:val="0"/>
        <w:adjustRightInd w:val="0"/>
        <w:spacing w:line="480" w:lineRule="auto"/>
      </w:pPr>
      <w:r w:rsidRPr="008C0C08">
        <w:t>New pricing models.</w:t>
      </w:r>
    </w:p>
    <w:p w14:paraId="18F96960" w14:textId="77777777" w:rsidR="008C0C08" w:rsidRPr="008C0C08" w:rsidRDefault="008C0C08" w:rsidP="00820538">
      <w:pPr>
        <w:widowControl w:val="0"/>
        <w:numPr>
          <w:ilvl w:val="0"/>
          <w:numId w:val="3"/>
        </w:numPr>
        <w:tabs>
          <w:tab w:val="left" w:pos="220"/>
        </w:tabs>
        <w:autoSpaceDE w:val="0"/>
        <w:autoSpaceDN w:val="0"/>
        <w:adjustRightInd w:val="0"/>
        <w:spacing w:line="480" w:lineRule="auto"/>
      </w:pPr>
      <w:r w:rsidRPr="008C0C08">
        <w:t>Network intrusion detection.</w:t>
      </w:r>
    </w:p>
    <w:p w14:paraId="334C3BCD" w14:textId="77777777" w:rsidR="008C0C08" w:rsidRPr="008C0C08" w:rsidRDefault="008C0C08" w:rsidP="00820538">
      <w:pPr>
        <w:widowControl w:val="0"/>
        <w:numPr>
          <w:ilvl w:val="0"/>
          <w:numId w:val="3"/>
        </w:numPr>
        <w:tabs>
          <w:tab w:val="left" w:pos="220"/>
        </w:tabs>
        <w:autoSpaceDE w:val="0"/>
        <w:autoSpaceDN w:val="0"/>
        <w:adjustRightInd w:val="0"/>
        <w:spacing w:line="480" w:lineRule="auto"/>
      </w:pPr>
      <w:r w:rsidRPr="008C0C08">
        <w:t>Pattern and image recognition.</w:t>
      </w:r>
    </w:p>
    <w:p w14:paraId="530E773E" w14:textId="34706F64" w:rsidR="00502AA7" w:rsidRDefault="008C0C08" w:rsidP="00502AA7">
      <w:pPr>
        <w:widowControl w:val="0"/>
        <w:numPr>
          <w:ilvl w:val="0"/>
          <w:numId w:val="3"/>
        </w:numPr>
        <w:tabs>
          <w:tab w:val="left" w:pos="220"/>
        </w:tabs>
        <w:autoSpaceDE w:val="0"/>
        <w:autoSpaceDN w:val="0"/>
        <w:adjustRightInd w:val="0"/>
        <w:spacing w:line="480" w:lineRule="auto"/>
      </w:pPr>
      <w:r w:rsidRPr="008C0C08">
        <w:t>Email spam filtering.</w:t>
      </w:r>
    </w:p>
    <w:p w14:paraId="19A8D2B3" w14:textId="77777777" w:rsidR="00934DD5" w:rsidRDefault="00934DD5" w:rsidP="00502AA7">
      <w:pPr>
        <w:widowControl w:val="0"/>
        <w:tabs>
          <w:tab w:val="left" w:pos="220"/>
          <w:tab w:val="left" w:pos="720"/>
        </w:tabs>
        <w:autoSpaceDE w:val="0"/>
        <w:autoSpaceDN w:val="0"/>
        <w:adjustRightInd w:val="0"/>
        <w:spacing w:line="480" w:lineRule="auto"/>
        <w:rPr>
          <w:b/>
        </w:rPr>
      </w:pPr>
    </w:p>
    <w:p w14:paraId="586E2BCA" w14:textId="2562D4E5" w:rsidR="00502AA7" w:rsidRDefault="005C2BAE" w:rsidP="00502AA7">
      <w:pPr>
        <w:widowControl w:val="0"/>
        <w:tabs>
          <w:tab w:val="left" w:pos="220"/>
          <w:tab w:val="left" w:pos="720"/>
        </w:tabs>
        <w:autoSpaceDE w:val="0"/>
        <w:autoSpaceDN w:val="0"/>
        <w:adjustRightInd w:val="0"/>
        <w:spacing w:line="480" w:lineRule="auto"/>
        <w:rPr>
          <w:b/>
        </w:rPr>
      </w:pPr>
      <w:r w:rsidRPr="005C2BAE">
        <w:rPr>
          <w:b/>
        </w:rPr>
        <w:t>WHY AND WHEN TO SELECT MACHINE LEARNING</w:t>
      </w:r>
    </w:p>
    <w:p w14:paraId="3198489E" w14:textId="5D369837" w:rsidR="005C2BAE" w:rsidRDefault="005C2BAE" w:rsidP="00502AA7">
      <w:pPr>
        <w:widowControl w:val="0"/>
        <w:tabs>
          <w:tab w:val="left" w:pos="220"/>
          <w:tab w:val="left" w:pos="720"/>
        </w:tabs>
        <w:autoSpaceDE w:val="0"/>
        <w:autoSpaceDN w:val="0"/>
        <w:adjustRightInd w:val="0"/>
        <w:spacing w:line="480" w:lineRule="auto"/>
      </w:pPr>
      <w:r>
        <w:t>Selecting machine learning for an application is tricky and there are th</w:t>
      </w:r>
      <w:r w:rsidR="007E6079">
        <w:t xml:space="preserve">ree conditions to be considered </w:t>
      </w:r>
      <w:r>
        <w:t xml:space="preserve">before </w:t>
      </w:r>
      <w:r w:rsidR="007E6079">
        <w:t>finalizing on machine learning algorithms to be used for an application simulation</w:t>
      </w:r>
    </w:p>
    <w:p w14:paraId="632EB242" w14:textId="10171023" w:rsidR="007E6079" w:rsidRDefault="007E6079" w:rsidP="00502AA7">
      <w:pPr>
        <w:widowControl w:val="0"/>
        <w:tabs>
          <w:tab w:val="left" w:pos="220"/>
          <w:tab w:val="left" w:pos="720"/>
        </w:tabs>
        <w:autoSpaceDE w:val="0"/>
        <w:autoSpaceDN w:val="0"/>
        <w:adjustRightInd w:val="0"/>
        <w:spacing w:line="480" w:lineRule="auto"/>
        <w:rPr>
          <w:b/>
        </w:rPr>
      </w:pPr>
      <w:r w:rsidRPr="007E6079">
        <w:rPr>
          <w:b/>
        </w:rPr>
        <w:t>Representation:</w:t>
      </w:r>
    </w:p>
    <w:p w14:paraId="127A500C" w14:textId="59971261" w:rsidR="007E6079" w:rsidRDefault="007E6079" w:rsidP="00502AA7">
      <w:pPr>
        <w:widowControl w:val="0"/>
        <w:tabs>
          <w:tab w:val="left" w:pos="220"/>
          <w:tab w:val="left" w:pos="720"/>
        </w:tabs>
        <w:autoSpaceDE w:val="0"/>
        <w:autoSpaceDN w:val="0"/>
        <w:adjustRightInd w:val="0"/>
        <w:spacing w:line="480" w:lineRule="auto"/>
      </w:pPr>
      <w:r>
        <w:t>A Classifier must be represented in some formal language that the computer can understand. The classifier set should in the hypothesis space for the leaner to learn.</w:t>
      </w:r>
    </w:p>
    <w:p w14:paraId="13A8EECE" w14:textId="52DE06F6" w:rsidR="007E6079" w:rsidRPr="007E6079" w:rsidRDefault="007E6079" w:rsidP="00502AA7">
      <w:pPr>
        <w:widowControl w:val="0"/>
        <w:tabs>
          <w:tab w:val="left" w:pos="220"/>
          <w:tab w:val="left" w:pos="720"/>
        </w:tabs>
        <w:autoSpaceDE w:val="0"/>
        <w:autoSpaceDN w:val="0"/>
        <w:adjustRightInd w:val="0"/>
        <w:spacing w:line="480" w:lineRule="auto"/>
        <w:rPr>
          <w:b/>
        </w:rPr>
      </w:pPr>
      <w:r w:rsidRPr="007E6079">
        <w:rPr>
          <w:b/>
        </w:rPr>
        <w:t>Evaluation:</w:t>
      </w:r>
    </w:p>
    <w:p w14:paraId="5FD2C9FB" w14:textId="0233B2C1" w:rsidR="007E6079" w:rsidRDefault="007E6079" w:rsidP="00502AA7">
      <w:pPr>
        <w:widowControl w:val="0"/>
        <w:tabs>
          <w:tab w:val="left" w:pos="220"/>
          <w:tab w:val="left" w:pos="720"/>
        </w:tabs>
        <w:autoSpaceDE w:val="0"/>
        <w:autoSpaceDN w:val="0"/>
        <w:adjustRightInd w:val="0"/>
        <w:spacing w:line="480" w:lineRule="auto"/>
      </w:pPr>
      <w:r>
        <w:t>An Evaluation function is required to distinguish between good and a bad classifier.</w:t>
      </w:r>
    </w:p>
    <w:p w14:paraId="57A2235E" w14:textId="145D5548" w:rsidR="007E6079" w:rsidRPr="007E6079" w:rsidRDefault="007E6079" w:rsidP="00502AA7">
      <w:pPr>
        <w:widowControl w:val="0"/>
        <w:tabs>
          <w:tab w:val="left" w:pos="220"/>
          <w:tab w:val="left" w:pos="720"/>
        </w:tabs>
        <w:autoSpaceDE w:val="0"/>
        <w:autoSpaceDN w:val="0"/>
        <w:adjustRightInd w:val="0"/>
        <w:spacing w:line="480" w:lineRule="auto"/>
        <w:rPr>
          <w:b/>
        </w:rPr>
      </w:pPr>
      <w:r w:rsidRPr="007E6079">
        <w:rPr>
          <w:b/>
        </w:rPr>
        <w:t>Optimization:</w:t>
      </w:r>
    </w:p>
    <w:p w14:paraId="3A817AFB" w14:textId="77777777" w:rsidR="009C3FF8" w:rsidRDefault="009C3FF8" w:rsidP="009C3FF8">
      <w:pPr>
        <w:widowControl w:val="0"/>
        <w:tabs>
          <w:tab w:val="left" w:pos="220"/>
          <w:tab w:val="left" w:pos="720"/>
        </w:tabs>
        <w:autoSpaceDE w:val="0"/>
        <w:autoSpaceDN w:val="0"/>
        <w:adjustRightInd w:val="0"/>
        <w:spacing w:line="480" w:lineRule="auto"/>
      </w:pPr>
      <w:r>
        <w:t>The method to search among the classifiers should be of highest scoring one.</w:t>
      </w:r>
      <w:r w:rsidRPr="009C3FF8">
        <w:rPr>
          <w:rFonts w:ascii="Times" w:hAnsi="Times"/>
          <w:sz w:val="20"/>
          <w:szCs w:val="20"/>
        </w:rPr>
        <w:t xml:space="preserve"> </w:t>
      </w:r>
      <w:r w:rsidRPr="009C3FF8">
        <w:t>The choice of optimization technique is key to the efficiency of the learner</w:t>
      </w:r>
      <w:r>
        <w:t>.</w:t>
      </w:r>
    </w:p>
    <w:p w14:paraId="70769B26" w14:textId="0211F36B" w:rsidR="009C3FF8" w:rsidRDefault="00AA0179" w:rsidP="009C3FF8">
      <w:pPr>
        <w:widowControl w:val="0"/>
        <w:tabs>
          <w:tab w:val="left" w:pos="220"/>
          <w:tab w:val="left" w:pos="720"/>
        </w:tabs>
        <w:autoSpaceDE w:val="0"/>
        <w:autoSpaceDN w:val="0"/>
        <w:adjustRightInd w:val="0"/>
        <w:spacing w:line="480" w:lineRule="auto"/>
        <w:rPr>
          <w:b/>
        </w:rPr>
      </w:pPr>
      <w:r>
        <w:rPr>
          <w:b/>
        </w:rPr>
        <w:t>MACHINE LEARNING METHODS</w:t>
      </w:r>
    </w:p>
    <w:p w14:paraId="2F03E2DC" w14:textId="57CD76D3" w:rsidR="009C3FF8" w:rsidRDefault="009C3FF8" w:rsidP="009C3FF8">
      <w:pPr>
        <w:widowControl w:val="0"/>
        <w:tabs>
          <w:tab w:val="left" w:pos="220"/>
          <w:tab w:val="left" w:pos="720"/>
        </w:tabs>
        <w:autoSpaceDE w:val="0"/>
        <w:autoSpaceDN w:val="0"/>
        <w:adjustRightInd w:val="0"/>
        <w:spacing w:line="480" w:lineRule="auto"/>
      </w:pPr>
      <w:r w:rsidRPr="009C3FF8">
        <w:rPr>
          <w:b/>
        </w:rPr>
        <w:t xml:space="preserve"> </w:t>
      </w:r>
      <w:r w:rsidR="00AC3197">
        <w:t>Two of the most widely used machine learning methods are supervised and unsupervised learning. Most of machine learning is supervised learning. Semi supervised and reinforcement learning</w:t>
      </w:r>
      <w:r w:rsidR="001D75A1">
        <w:t xml:space="preserve"> is two other technologies that are used sometimes.</w:t>
      </w:r>
    </w:p>
    <w:p w14:paraId="28C8B43B" w14:textId="57CFE6CD" w:rsidR="007B6130" w:rsidRDefault="007B6130" w:rsidP="009C3FF8">
      <w:pPr>
        <w:widowControl w:val="0"/>
        <w:tabs>
          <w:tab w:val="left" w:pos="220"/>
          <w:tab w:val="left" w:pos="720"/>
        </w:tabs>
        <w:autoSpaceDE w:val="0"/>
        <w:autoSpaceDN w:val="0"/>
        <w:adjustRightInd w:val="0"/>
        <w:spacing w:line="480" w:lineRule="auto"/>
        <w:rPr>
          <w:b/>
        </w:rPr>
      </w:pPr>
      <w:r w:rsidRPr="007B6130">
        <w:rPr>
          <w:b/>
        </w:rPr>
        <w:t>Supervised Learning</w:t>
      </w:r>
      <w:r>
        <w:rPr>
          <w:b/>
        </w:rPr>
        <w:t>:</w:t>
      </w:r>
    </w:p>
    <w:p w14:paraId="33B3A7C1" w14:textId="42C8B7CC" w:rsidR="0059324B" w:rsidRDefault="007B6130" w:rsidP="0059324B">
      <w:pPr>
        <w:widowControl w:val="0"/>
        <w:tabs>
          <w:tab w:val="left" w:pos="220"/>
          <w:tab w:val="left" w:pos="720"/>
        </w:tabs>
        <w:autoSpaceDE w:val="0"/>
        <w:autoSpaceDN w:val="0"/>
        <w:adjustRightInd w:val="0"/>
        <w:spacing w:line="480" w:lineRule="auto"/>
      </w:pPr>
      <w:r>
        <w:t xml:space="preserve">Supervised learning algorithms </w:t>
      </w:r>
      <w:r w:rsidRPr="007B6130">
        <w:t>are trained using labeled examples, such as an input where the desired output is known.</w:t>
      </w:r>
      <w:r w:rsidR="0059324B">
        <w:t xml:space="preserve"> The functions are inferred from </w:t>
      </w:r>
      <w:r w:rsidR="0059324B" w:rsidRPr="0059324B">
        <w:t>labeled training data</w:t>
      </w:r>
      <w:r w:rsidR="0059324B">
        <w:t>. Training data</w:t>
      </w:r>
      <w:r w:rsidR="00AA5497">
        <w:t xml:space="preserve"> </w:t>
      </w:r>
      <w:r w:rsidR="0059324B">
        <w:t>consists of training examples.</w:t>
      </w:r>
      <w:r w:rsidR="0059324B" w:rsidRPr="0059324B">
        <w:rPr>
          <w:rFonts w:ascii="Helvetica" w:hAnsi="Helvetica"/>
          <w:color w:val="252525"/>
          <w:sz w:val="21"/>
          <w:szCs w:val="21"/>
          <w:shd w:val="clear" w:color="auto" w:fill="FFFFFF"/>
        </w:rPr>
        <w:t xml:space="preserve"> </w:t>
      </w:r>
      <w:r w:rsidR="0059324B" w:rsidRPr="0059324B">
        <w:t>In supervised learning, each example is a </w:t>
      </w:r>
      <w:r w:rsidR="0059324B" w:rsidRPr="0059324B">
        <w:rPr>
          <w:i/>
          <w:iCs/>
        </w:rPr>
        <w:t>pair</w:t>
      </w:r>
      <w:r w:rsidR="0059324B" w:rsidRPr="0059324B">
        <w:t> consisting of an input object (typically a vector) and a desired output value (also called the </w:t>
      </w:r>
      <w:r w:rsidR="0059324B" w:rsidRPr="0059324B">
        <w:rPr>
          <w:i/>
          <w:iCs/>
        </w:rPr>
        <w:t>supervisory signal</w:t>
      </w:r>
      <w:r w:rsidR="0059324B" w:rsidRPr="0059324B">
        <w:t>). A supervised learning algorithm analyzes the training data and produces an inferred function, which can be used for mapping new examples. An optimal scenario will allow for the algorithm to correctly determine the class labels for unseen instances. </w:t>
      </w:r>
    </w:p>
    <w:p w14:paraId="31FC6CE7" w14:textId="474C69FA" w:rsidR="00851E3D" w:rsidRDefault="00851E3D" w:rsidP="0059324B">
      <w:pPr>
        <w:widowControl w:val="0"/>
        <w:tabs>
          <w:tab w:val="left" w:pos="220"/>
          <w:tab w:val="left" w:pos="720"/>
        </w:tabs>
        <w:autoSpaceDE w:val="0"/>
        <w:autoSpaceDN w:val="0"/>
        <w:adjustRightInd w:val="0"/>
        <w:spacing w:line="480" w:lineRule="auto"/>
      </w:pPr>
      <w:r>
        <w:t>In order to use and solve a problem using supervised learning, the below steps are followed.</w:t>
      </w:r>
    </w:p>
    <w:p w14:paraId="0D210869" w14:textId="6578D2BB" w:rsidR="00851E3D" w:rsidRDefault="00851E3D" w:rsidP="00851E3D">
      <w:pPr>
        <w:pStyle w:val="ListParagraph"/>
        <w:widowControl w:val="0"/>
        <w:numPr>
          <w:ilvl w:val="0"/>
          <w:numId w:val="5"/>
        </w:numPr>
        <w:tabs>
          <w:tab w:val="left" w:pos="220"/>
          <w:tab w:val="left" w:pos="720"/>
        </w:tabs>
        <w:autoSpaceDE w:val="0"/>
        <w:autoSpaceDN w:val="0"/>
        <w:adjustRightInd w:val="0"/>
        <w:spacing w:line="480" w:lineRule="auto"/>
      </w:pPr>
      <w:r>
        <w:t>Determine the type of training examples.</w:t>
      </w:r>
    </w:p>
    <w:p w14:paraId="59246D10" w14:textId="198845A3" w:rsidR="00851E3D" w:rsidRDefault="00851E3D" w:rsidP="00851E3D">
      <w:pPr>
        <w:pStyle w:val="ListParagraph"/>
        <w:widowControl w:val="0"/>
        <w:numPr>
          <w:ilvl w:val="0"/>
          <w:numId w:val="5"/>
        </w:numPr>
        <w:tabs>
          <w:tab w:val="left" w:pos="220"/>
          <w:tab w:val="left" w:pos="720"/>
        </w:tabs>
        <w:autoSpaceDE w:val="0"/>
        <w:autoSpaceDN w:val="0"/>
        <w:adjustRightInd w:val="0"/>
        <w:spacing w:line="480" w:lineRule="auto"/>
      </w:pPr>
      <w:r>
        <w:t>Gather a training set.</w:t>
      </w:r>
    </w:p>
    <w:p w14:paraId="67393A8E" w14:textId="6C03945A" w:rsidR="00851E3D" w:rsidRDefault="00851E3D" w:rsidP="00851E3D">
      <w:pPr>
        <w:pStyle w:val="ListParagraph"/>
        <w:widowControl w:val="0"/>
        <w:numPr>
          <w:ilvl w:val="0"/>
          <w:numId w:val="5"/>
        </w:numPr>
        <w:tabs>
          <w:tab w:val="left" w:pos="220"/>
          <w:tab w:val="left" w:pos="720"/>
        </w:tabs>
        <w:autoSpaceDE w:val="0"/>
        <w:autoSpaceDN w:val="0"/>
        <w:adjustRightInd w:val="0"/>
        <w:spacing w:line="480" w:lineRule="auto"/>
      </w:pPr>
      <w:r>
        <w:t>Determine the input feature representation of the learned function.</w:t>
      </w:r>
    </w:p>
    <w:p w14:paraId="5E4A8600" w14:textId="6745BC1B" w:rsidR="00851E3D" w:rsidRDefault="00851E3D" w:rsidP="00851E3D">
      <w:pPr>
        <w:pStyle w:val="ListParagraph"/>
        <w:widowControl w:val="0"/>
        <w:numPr>
          <w:ilvl w:val="0"/>
          <w:numId w:val="5"/>
        </w:numPr>
        <w:tabs>
          <w:tab w:val="left" w:pos="220"/>
          <w:tab w:val="left" w:pos="720"/>
        </w:tabs>
        <w:autoSpaceDE w:val="0"/>
        <w:autoSpaceDN w:val="0"/>
        <w:adjustRightInd w:val="0"/>
        <w:spacing w:line="480" w:lineRule="auto"/>
      </w:pPr>
      <w:r>
        <w:t>Determine the learning algorithm to use.</w:t>
      </w:r>
    </w:p>
    <w:p w14:paraId="4E672D68" w14:textId="1534A29D" w:rsidR="00851E3D" w:rsidRDefault="00851E3D" w:rsidP="00851E3D">
      <w:pPr>
        <w:pStyle w:val="ListParagraph"/>
        <w:widowControl w:val="0"/>
        <w:numPr>
          <w:ilvl w:val="0"/>
          <w:numId w:val="5"/>
        </w:numPr>
        <w:tabs>
          <w:tab w:val="left" w:pos="220"/>
          <w:tab w:val="left" w:pos="720"/>
        </w:tabs>
        <w:autoSpaceDE w:val="0"/>
        <w:autoSpaceDN w:val="0"/>
        <w:adjustRightInd w:val="0"/>
        <w:spacing w:line="480" w:lineRule="auto"/>
      </w:pPr>
      <w:r>
        <w:t>Complete the design.</w:t>
      </w:r>
    </w:p>
    <w:p w14:paraId="7C7E529F" w14:textId="121DF036" w:rsidR="00851E3D" w:rsidRDefault="00851E3D" w:rsidP="00851E3D">
      <w:pPr>
        <w:pStyle w:val="ListParagraph"/>
        <w:widowControl w:val="0"/>
        <w:numPr>
          <w:ilvl w:val="0"/>
          <w:numId w:val="5"/>
        </w:numPr>
        <w:tabs>
          <w:tab w:val="left" w:pos="220"/>
          <w:tab w:val="left" w:pos="720"/>
        </w:tabs>
        <w:autoSpaceDE w:val="0"/>
        <w:autoSpaceDN w:val="0"/>
        <w:adjustRightInd w:val="0"/>
        <w:spacing w:line="480" w:lineRule="auto"/>
      </w:pPr>
      <w:r>
        <w:t>Evaluate the accuracy of the learned function.</w:t>
      </w:r>
    </w:p>
    <w:p w14:paraId="642CD3E1" w14:textId="02EC3A91" w:rsidR="00555627" w:rsidRDefault="00F22FFE" w:rsidP="00F22FFE">
      <w:pPr>
        <w:widowControl w:val="0"/>
        <w:tabs>
          <w:tab w:val="left" w:pos="220"/>
          <w:tab w:val="left" w:pos="720"/>
        </w:tabs>
        <w:autoSpaceDE w:val="0"/>
        <w:autoSpaceDN w:val="0"/>
        <w:adjustRightInd w:val="0"/>
        <w:spacing w:line="480" w:lineRule="auto"/>
      </w:pPr>
      <w:r>
        <w:t>The basic learning process of supervised machine learning is depicted in the below diagram.</w:t>
      </w:r>
    </w:p>
    <w:p w14:paraId="75EE113C" w14:textId="77CBFF84" w:rsidR="00F22FFE" w:rsidRPr="00F22FFE" w:rsidRDefault="00F22FFE" w:rsidP="00F22FFE">
      <w:pPr>
        <w:widowControl w:val="0"/>
        <w:tabs>
          <w:tab w:val="left" w:pos="220"/>
          <w:tab w:val="left" w:pos="720"/>
        </w:tabs>
        <w:autoSpaceDE w:val="0"/>
        <w:autoSpaceDN w:val="0"/>
        <w:adjustRightInd w:val="0"/>
        <w:spacing w:line="480" w:lineRule="auto"/>
      </w:pPr>
      <w:r w:rsidRPr="00F22FFE">
        <w:rPr>
          <w:noProof/>
        </w:rPr>
        <w:drawing>
          <wp:inline distT="0" distB="0" distL="0" distR="0" wp14:anchorId="5733B686" wp14:editId="50D0C56B">
            <wp:extent cx="5581015" cy="1346200"/>
            <wp:effectExtent l="0" t="0" r="698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4225" cy="1346974"/>
                    </a:xfrm>
                    <a:prstGeom prst="rect">
                      <a:avLst/>
                    </a:prstGeom>
                    <a:noFill/>
                    <a:ln>
                      <a:noFill/>
                    </a:ln>
                  </pic:spPr>
                </pic:pic>
              </a:graphicData>
            </a:graphic>
          </wp:inline>
        </w:drawing>
      </w:r>
      <w:r w:rsidRPr="00F22FFE">
        <w:t xml:space="preserve"> </w:t>
      </w:r>
    </w:p>
    <w:p w14:paraId="41F65F82" w14:textId="1B272617" w:rsidR="00F22FFE" w:rsidRDefault="00830ED0" w:rsidP="00830ED0">
      <w:pPr>
        <w:widowControl w:val="0"/>
        <w:tabs>
          <w:tab w:val="left" w:pos="7860"/>
        </w:tabs>
        <w:autoSpaceDE w:val="0"/>
        <w:autoSpaceDN w:val="0"/>
        <w:adjustRightInd w:val="0"/>
        <w:spacing w:line="480" w:lineRule="auto"/>
      </w:pPr>
      <w:r>
        <w:tab/>
        <w:t>Figure 2</w:t>
      </w:r>
    </w:p>
    <w:p w14:paraId="21950510" w14:textId="2F7AB09D" w:rsidR="00851E3D" w:rsidRPr="00851E3D" w:rsidRDefault="00851E3D" w:rsidP="00851E3D">
      <w:pPr>
        <w:widowControl w:val="0"/>
        <w:tabs>
          <w:tab w:val="left" w:pos="220"/>
          <w:tab w:val="left" w:pos="720"/>
        </w:tabs>
        <w:autoSpaceDE w:val="0"/>
        <w:autoSpaceDN w:val="0"/>
        <w:adjustRightInd w:val="0"/>
        <w:spacing w:line="480" w:lineRule="auto"/>
        <w:rPr>
          <w:b/>
        </w:rPr>
      </w:pPr>
      <w:r w:rsidRPr="00851E3D">
        <w:rPr>
          <w:b/>
        </w:rPr>
        <w:t>Unsupervised Learning:</w:t>
      </w:r>
    </w:p>
    <w:p w14:paraId="6B32E544" w14:textId="08AC3039" w:rsidR="00851E3D" w:rsidRDefault="00851E3D" w:rsidP="00851E3D">
      <w:pPr>
        <w:widowControl w:val="0"/>
        <w:tabs>
          <w:tab w:val="left" w:pos="220"/>
          <w:tab w:val="left" w:pos="720"/>
        </w:tabs>
        <w:autoSpaceDE w:val="0"/>
        <w:autoSpaceDN w:val="0"/>
        <w:adjustRightInd w:val="0"/>
        <w:spacing w:line="480" w:lineRule="auto"/>
      </w:pPr>
      <w:r>
        <w:t xml:space="preserve">Unsupervised data is used against the data that has no historical tables. This learning technique seems much harder </w:t>
      </w:r>
      <w:r w:rsidRPr="00851E3D">
        <w:t>the goal is to have the computer learn how to do something that we don't tell it how to do</w:t>
      </w:r>
      <w:r w:rsidR="00D509A1">
        <w:t>.</w:t>
      </w:r>
      <w:r w:rsidR="00AD6803">
        <w:t xml:space="preserve"> Since the examples given to the learner are unlabeled there is no error or reward signal to evaluate the solution.</w:t>
      </w:r>
      <w:r w:rsidR="00A37962">
        <w:t xml:space="preserve"> </w:t>
      </w:r>
      <w:r w:rsidR="00A37962" w:rsidRPr="00A37962">
        <w:t>Unsupervised learning is important since it is likely to be much more common in the brain than supervised learning. For instance there are around 106 photoreceptors in each eye whose activities are constantly changing with the visual world and which provide all the information that is available to indicate what objects there are in the world, how they are presented, what the lighting conditions are, etc.</w:t>
      </w:r>
    </w:p>
    <w:p w14:paraId="23A6D8E7" w14:textId="77777777" w:rsidR="00A413EA" w:rsidRDefault="00A413EA" w:rsidP="00A413EA">
      <w:pPr>
        <w:widowControl w:val="0"/>
        <w:tabs>
          <w:tab w:val="left" w:pos="220"/>
          <w:tab w:val="left" w:pos="720"/>
        </w:tabs>
        <w:autoSpaceDE w:val="0"/>
        <w:autoSpaceDN w:val="0"/>
        <w:adjustRightInd w:val="0"/>
        <w:spacing w:line="480" w:lineRule="auto"/>
        <w:rPr>
          <w:b/>
        </w:rPr>
      </w:pPr>
      <w:r>
        <w:rPr>
          <w:b/>
        </w:rPr>
        <w:t>WEKA</w:t>
      </w:r>
    </w:p>
    <w:p w14:paraId="2DDD66DA" w14:textId="2ABD6A01" w:rsidR="00E876F0" w:rsidRDefault="00A413EA" w:rsidP="00A413EA">
      <w:pPr>
        <w:widowControl w:val="0"/>
        <w:tabs>
          <w:tab w:val="left" w:pos="220"/>
          <w:tab w:val="left" w:pos="720"/>
        </w:tabs>
        <w:autoSpaceDE w:val="0"/>
        <w:autoSpaceDN w:val="0"/>
        <w:adjustRightInd w:val="0"/>
        <w:spacing w:line="480" w:lineRule="auto"/>
      </w:pPr>
      <w:r w:rsidRPr="00A413EA">
        <w:t xml:space="preserve">WEKA is a data mining system developed by the University of Waikato in New Zealand that implements data mining algorithms using the JAVA language. WEKA is a state-of-the-art facility for developing machine learning (ML) techniques and their application to </w:t>
      </w:r>
      <w:r w:rsidR="00E876F0" w:rsidRPr="00A413EA">
        <w:t>real world</w:t>
      </w:r>
      <w:r w:rsidRPr="00A413EA">
        <w:t xml:space="preserve"> </w:t>
      </w:r>
    </w:p>
    <w:p w14:paraId="4E694441" w14:textId="5B1B7DB1" w:rsidR="00A413EA" w:rsidRDefault="00A413EA" w:rsidP="00A413EA">
      <w:pPr>
        <w:widowControl w:val="0"/>
        <w:tabs>
          <w:tab w:val="left" w:pos="220"/>
          <w:tab w:val="left" w:pos="720"/>
        </w:tabs>
        <w:autoSpaceDE w:val="0"/>
        <w:autoSpaceDN w:val="0"/>
        <w:adjustRightInd w:val="0"/>
        <w:spacing w:line="480" w:lineRule="auto"/>
      </w:pPr>
      <w:r w:rsidRPr="00A413EA">
        <w:t xml:space="preserve">data mining problems. It is a collection of machine learning algorithms for </w:t>
      </w:r>
      <w:r w:rsidR="00E876F0" w:rsidRPr="00A413EA">
        <w:t>data mining</w:t>
      </w:r>
      <w:r w:rsidRPr="00A413EA">
        <w:t xml:space="preserve"> tasks. The algorithms are applied directly to a dataset.</w:t>
      </w:r>
    </w:p>
    <w:p w14:paraId="16C06A20" w14:textId="0864C891" w:rsidR="00B36772" w:rsidRPr="00E876F0" w:rsidRDefault="00B36772" w:rsidP="00A413EA">
      <w:pPr>
        <w:widowControl w:val="0"/>
        <w:tabs>
          <w:tab w:val="left" w:pos="220"/>
          <w:tab w:val="left" w:pos="720"/>
        </w:tabs>
        <w:autoSpaceDE w:val="0"/>
        <w:autoSpaceDN w:val="0"/>
        <w:adjustRightInd w:val="0"/>
        <w:spacing w:line="480" w:lineRule="auto"/>
        <w:rPr>
          <w:b/>
        </w:rPr>
      </w:pPr>
      <w:r>
        <w:rPr>
          <w:b/>
          <w:noProof/>
        </w:rPr>
        <w:drawing>
          <wp:inline distT="0" distB="0" distL="0" distR="0" wp14:anchorId="100617A3" wp14:editId="247FD9B0">
            <wp:extent cx="4873625" cy="2349500"/>
            <wp:effectExtent l="0" t="0" r="3175" b="1270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4748" cy="2350041"/>
                    </a:xfrm>
                    <a:prstGeom prst="rect">
                      <a:avLst/>
                    </a:prstGeom>
                    <a:noFill/>
                    <a:ln>
                      <a:noFill/>
                    </a:ln>
                  </pic:spPr>
                </pic:pic>
              </a:graphicData>
            </a:graphic>
          </wp:inline>
        </w:drawing>
      </w:r>
    </w:p>
    <w:p w14:paraId="57CF0017" w14:textId="708C8BD6" w:rsidR="00B36772" w:rsidRDefault="00E2309C" w:rsidP="00B36772">
      <w:pPr>
        <w:widowControl w:val="0"/>
        <w:tabs>
          <w:tab w:val="left" w:pos="220"/>
          <w:tab w:val="left" w:pos="720"/>
          <w:tab w:val="left" w:pos="1440"/>
          <w:tab w:val="left" w:pos="2160"/>
          <w:tab w:val="left" w:pos="2880"/>
          <w:tab w:val="left" w:pos="7580"/>
        </w:tabs>
        <w:autoSpaceDE w:val="0"/>
        <w:autoSpaceDN w:val="0"/>
        <w:adjustRightInd w:val="0"/>
        <w:spacing w:line="480" w:lineRule="auto"/>
      </w:pPr>
      <w:r w:rsidRPr="00EA53C9">
        <w:tab/>
      </w:r>
      <w:r w:rsidRPr="00EA53C9">
        <w:tab/>
      </w:r>
      <w:r w:rsidRPr="00EA53C9">
        <w:tab/>
      </w:r>
      <w:r w:rsidRPr="00EA53C9">
        <w:tab/>
      </w:r>
      <w:r w:rsidRPr="00EA53C9">
        <w:tab/>
      </w:r>
      <w:r w:rsidR="00B36772" w:rsidRPr="00EA53C9">
        <w:tab/>
        <w:t>Figure 3</w:t>
      </w:r>
    </w:p>
    <w:p w14:paraId="0A69FC4A" w14:textId="1F005D67" w:rsidR="00D50D35" w:rsidRDefault="00D50D35">
      <w:r>
        <w:br w:type="page"/>
      </w:r>
    </w:p>
    <w:p w14:paraId="50C2AFC1" w14:textId="20DFFF8D" w:rsidR="00E2309C" w:rsidRPr="00E2309C" w:rsidRDefault="00B36772" w:rsidP="00851E3D">
      <w:pPr>
        <w:widowControl w:val="0"/>
        <w:tabs>
          <w:tab w:val="left" w:pos="220"/>
          <w:tab w:val="left" w:pos="720"/>
        </w:tabs>
        <w:autoSpaceDE w:val="0"/>
        <w:autoSpaceDN w:val="0"/>
        <w:adjustRightInd w:val="0"/>
        <w:spacing w:line="480" w:lineRule="auto"/>
        <w:rPr>
          <w:b/>
        </w:rPr>
      </w:pPr>
      <w:r>
        <w:rPr>
          <w:b/>
        </w:rPr>
        <w:tab/>
      </w:r>
      <w:r>
        <w:rPr>
          <w:b/>
        </w:rPr>
        <w:tab/>
      </w:r>
      <w:r>
        <w:rPr>
          <w:b/>
        </w:rPr>
        <w:tab/>
      </w:r>
      <w:r>
        <w:rPr>
          <w:b/>
        </w:rPr>
        <w:tab/>
      </w:r>
      <w:r>
        <w:rPr>
          <w:b/>
        </w:rPr>
        <w:tab/>
      </w:r>
      <w:r w:rsidR="00E2309C" w:rsidRPr="00E2309C">
        <w:rPr>
          <w:b/>
        </w:rPr>
        <w:t>LEARNING ALGORITHMS</w:t>
      </w:r>
      <w:r w:rsidR="00E2309C">
        <w:rPr>
          <w:b/>
        </w:rPr>
        <w:t xml:space="preserve"> </w:t>
      </w:r>
    </w:p>
    <w:p w14:paraId="7B60EB84" w14:textId="4BD2ACA5" w:rsidR="0059324B" w:rsidRDefault="009E0E3D" w:rsidP="0059324B">
      <w:pPr>
        <w:widowControl w:val="0"/>
        <w:tabs>
          <w:tab w:val="left" w:pos="220"/>
          <w:tab w:val="left" w:pos="720"/>
        </w:tabs>
        <w:autoSpaceDE w:val="0"/>
        <w:autoSpaceDN w:val="0"/>
        <w:adjustRightInd w:val="0"/>
        <w:spacing w:line="480" w:lineRule="auto"/>
      </w:pPr>
      <w:r>
        <w:t>The learning algorithms compared in this paper are</w:t>
      </w:r>
    </w:p>
    <w:p w14:paraId="59848442" w14:textId="313B76F2" w:rsidR="009E0E3D" w:rsidRDefault="009E0E3D" w:rsidP="009E0E3D">
      <w:pPr>
        <w:pStyle w:val="ListParagraph"/>
        <w:widowControl w:val="0"/>
        <w:numPr>
          <w:ilvl w:val="0"/>
          <w:numId w:val="6"/>
        </w:numPr>
        <w:tabs>
          <w:tab w:val="left" w:pos="220"/>
          <w:tab w:val="left" w:pos="720"/>
        </w:tabs>
        <w:autoSpaceDE w:val="0"/>
        <w:autoSpaceDN w:val="0"/>
        <w:adjustRightInd w:val="0"/>
        <w:spacing w:line="480" w:lineRule="auto"/>
      </w:pPr>
      <w:r>
        <w:t>Decision Tree Induction</w:t>
      </w:r>
    </w:p>
    <w:p w14:paraId="0BFAD7F5" w14:textId="5B84EAA8" w:rsidR="009E0E3D" w:rsidRDefault="009E0E3D" w:rsidP="009E0E3D">
      <w:pPr>
        <w:pStyle w:val="ListParagraph"/>
        <w:widowControl w:val="0"/>
        <w:numPr>
          <w:ilvl w:val="0"/>
          <w:numId w:val="6"/>
        </w:numPr>
        <w:tabs>
          <w:tab w:val="left" w:pos="220"/>
          <w:tab w:val="left" w:pos="720"/>
        </w:tabs>
        <w:autoSpaceDE w:val="0"/>
        <w:autoSpaceDN w:val="0"/>
        <w:adjustRightInd w:val="0"/>
        <w:spacing w:line="480" w:lineRule="auto"/>
      </w:pPr>
      <w:r>
        <w:t>K-means Clustering</w:t>
      </w:r>
    </w:p>
    <w:p w14:paraId="514EEA72" w14:textId="6CA213D3" w:rsidR="009E0E3D" w:rsidRPr="00F22FFE" w:rsidRDefault="009E0E3D" w:rsidP="009E0E3D">
      <w:pPr>
        <w:widowControl w:val="0"/>
        <w:tabs>
          <w:tab w:val="left" w:pos="220"/>
          <w:tab w:val="left" w:pos="720"/>
        </w:tabs>
        <w:autoSpaceDE w:val="0"/>
        <w:autoSpaceDN w:val="0"/>
        <w:adjustRightInd w:val="0"/>
        <w:spacing w:line="480" w:lineRule="auto"/>
        <w:rPr>
          <w:b/>
        </w:rPr>
      </w:pPr>
      <w:r w:rsidRPr="00F22FFE">
        <w:rPr>
          <w:b/>
        </w:rPr>
        <w:t>D</w:t>
      </w:r>
      <w:r w:rsidR="00F22FFE" w:rsidRPr="00F22FFE">
        <w:rPr>
          <w:b/>
        </w:rPr>
        <w:t>ecision Tree Induction</w:t>
      </w:r>
    </w:p>
    <w:p w14:paraId="5113C811" w14:textId="7B15C877" w:rsidR="00E844C2" w:rsidRDefault="00F22FFE" w:rsidP="007B6130">
      <w:pPr>
        <w:widowControl w:val="0"/>
        <w:tabs>
          <w:tab w:val="left" w:pos="220"/>
          <w:tab w:val="left" w:pos="720"/>
        </w:tabs>
        <w:autoSpaceDE w:val="0"/>
        <w:autoSpaceDN w:val="0"/>
        <w:adjustRightInd w:val="0"/>
        <w:spacing w:line="480" w:lineRule="auto"/>
      </w:pPr>
      <w:r>
        <w:t xml:space="preserve">Decision tree induction is </w:t>
      </w:r>
      <w:r w:rsidR="00E844C2">
        <w:t>a</w:t>
      </w:r>
      <w:r>
        <w:t xml:space="preserve"> supervised learning algorithm. It is one of the most widely used techniques for classification.</w:t>
      </w:r>
      <w:r w:rsidR="00E844C2">
        <w:t xml:space="preserve"> It uses decision tree as predictive model that maps the observation about an item to item</w:t>
      </w:r>
      <w:r w:rsidR="003F12D3">
        <w:t>’</w:t>
      </w:r>
      <w:r w:rsidR="00E844C2">
        <w:t>s target value.</w:t>
      </w:r>
    </w:p>
    <w:p w14:paraId="468FA6BE" w14:textId="255928D5" w:rsidR="00D20833" w:rsidRDefault="00EE2B9B" w:rsidP="009C3FF8">
      <w:pPr>
        <w:widowControl w:val="0"/>
        <w:tabs>
          <w:tab w:val="left" w:pos="220"/>
          <w:tab w:val="left" w:pos="720"/>
        </w:tabs>
        <w:autoSpaceDE w:val="0"/>
        <w:autoSpaceDN w:val="0"/>
        <w:adjustRightInd w:val="0"/>
        <w:spacing w:line="480" w:lineRule="auto"/>
      </w:pPr>
      <w:r>
        <w:t xml:space="preserve">A decision tree consists </w:t>
      </w:r>
      <w:r w:rsidR="00EC31C7">
        <w:t>of nodes, edges and leaves.</w:t>
      </w:r>
    </w:p>
    <w:p w14:paraId="0FFC9EB1" w14:textId="77777777" w:rsidR="00D20833" w:rsidRPr="00AC3197" w:rsidRDefault="00D20833" w:rsidP="009C3FF8">
      <w:pPr>
        <w:widowControl w:val="0"/>
        <w:tabs>
          <w:tab w:val="left" w:pos="220"/>
          <w:tab w:val="left" w:pos="720"/>
        </w:tabs>
        <w:autoSpaceDE w:val="0"/>
        <w:autoSpaceDN w:val="0"/>
        <w:adjustRightInd w:val="0"/>
        <w:spacing w:line="480" w:lineRule="auto"/>
      </w:pPr>
    </w:p>
    <w:p w14:paraId="49944183" w14:textId="415B5187" w:rsidR="007E6079" w:rsidRPr="007E6079" w:rsidRDefault="00B85089" w:rsidP="00502AA7">
      <w:pPr>
        <w:widowControl w:val="0"/>
        <w:tabs>
          <w:tab w:val="left" w:pos="220"/>
          <w:tab w:val="left" w:pos="720"/>
        </w:tabs>
        <w:autoSpaceDE w:val="0"/>
        <w:autoSpaceDN w:val="0"/>
        <w:adjustRightInd w:val="0"/>
        <w:spacing w:line="480" w:lineRule="auto"/>
      </w:pPr>
      <w:r>
        <w:rPr>
          <w:noProof/>
        </w:rPr>
        <w:drawing>
          <wp:inline distT="0" distB="0" distL="0" distR="0" wp14:anchorId="3EA54A2C" wp14:editId="34D04808">
            <wp:extent cx="5106035" cy="3044147"/>
            <wp:effectExtent l="0" t="0" r="0" b="444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6581" cy="3044472"/>
                    </a:xfrm>
                    <a:prstGeom prst="rect">
                      <a:avLst/>
                    </a:prstGeom>
                    <a:noFill/>
                    <a:ln>
                      <a:noFill/>
                    </a:ln>
                  </pic:spPr>
                </pic:pic>
              </a:graphicData>
            </a:graphic>
          </wp:inline>
        </w:drawing>
      </w:r>
    </w:p>
    <w:p w14:paraId="7B4B3AAE" w14:textId="1D4CE1BB" w:rsidR="007E6079" w:rsidRPr="005C2BAE" w:rsidRDefault="00EA53C9" w:rsidP="00D43391">
      <w:pPr>
        <w:widowControl w:val="0"/>
        <w:tabs>
          <w:tab w:val="left" w:pos="7160"/>
        </w:tabs>
        <w:autoSpaceDE w:val="0"/>
        <w:autoSpaceDN w:val="0"/>
        <w:adjustRightInd w:val="0"/>
        <w:spacing w:line="480" w:lineRule="auto"/>
      </w:pPr>
      <w:r>
        <w:tab/>
        <w:t>Figure 4</w:t>
      </w:r>
    </w:p>
    <w:p w14:paraId="47193D4D" w14:textId="77777777" w:rsidR="005C2BAE" w:rsidRPr="008C0C08" w:rsidRDefault="005C2BAE" w:rsidP="00502AA7">
      <w:pPr>
        <w:widowControl w:val="0"/>
        <w:tabs>
          <w:tab w:val="left" w:pos="220"/>
          <w:tab w:val="left" w:pos="720"/>
        </w:tabs>
        <w:autoSpaceDE w:val="0"/>
        <w:autoSpaceDN w:val="0"/>
        <w:adjustRightInd w:val="0"/>
        <w:spacing w:line="480" w:lineRule="auto"/>
      </w:pPr>
    </w:p>
    <w:p w14:paraId="0B918900" w14:textId="01B2D99A" w:rsidR="001F4067" w:rsidRDefault="001F4067" w:rsidP="001F4067">
      <w:pPr>
        <w:spacing w:line="480" w:lineRule="auto"/>
        <w:rPr>
          <w:bCs/>
        </w:rPr>
      </w:pPr>
      <w:r>
        <w:t>There are many popular decision tree algorithms and this paper deals with ID3 (</w:t>
      </w:r>
      <w:r w:rsidRPr="001F4067">
        <w:rPr>
          <w:b/>
          <w:bCs/>
        </w:rPr>
        <w:t>Iterative Dichotomiser 3</w:t>
      </w:r>
      <w:r>
        <w:rPr>
          <w:b/>
          <w:bCs/>
        </w:rPr>
        <w:t xml:space="preserve">) </w:t>
      </w:r>
      <w:r>
        <w:rPr>
          <w:bCs/>
        </w:rPr>
        <w:t xml:space="preserve"> and its successor C4.5.</w:t>
      </w:r>
    </w:p>
    <w:p w14:paraId="5BB54D06" w14:textId="77777777" w:rsidR="001F4067" w:rsidRPr="001F4067" w:rsidRDefault="001F4067" w:rsidP="001F4067">
      <w:pPr>
        <w:spacing w:line="480" w:lineRule="auto"/>
        <w:rPr>
          <w:b/>
          <w:bCs/>
        </w:rPr>
      </w:pPr>
      <w:r w:rsidRPr="001F4067">
        <w:rPr>
          <w:b/>
          <w:bCs/>
        </w:rPr>
        <w:t xml:space="preserve">The main ideas behind the ID3 algorithm are: </w:t>
      </w:r>
    </w:p>
    <w:p w14:paraId="4B81BB2A" w14:textId="47CE3365" w:rsidR="001F4067" w:rsidRPr="001F4067" w:rsidRDefault="001F4067" w:rsidP="001F4067">
      <w:pPr>
        <w:pStyle w:val="ListParagraph"/>
        <w:numPr>
          <w:ilvl w:val="0"/>
          <w:numId w:val="7"/>
        </w:numPr>
        <w:spacing w:line="480" w:lineRule="auto"/>
        <w:rPr>
          <w:bCs/>
        </w:rPr>
      </w:pPr>
      <w:r w:rsidRPr="001F4067">
        <w:rPr>
          <w:bCs/>
        </w:rPr>
        <w:t>Each non-leaf node of a decision tree corresponds to an input attribute, and each arc to a possible value of that attribute. A leaf node corresponds to the expected value of the output attribute when the path from the root node to that leaf node describes the input attributes.</w:t>
      </w:r>
    </w:p>
    <w:p w14:paraId="41094F59" w14:textId="7830D1E6" w:rsidR="001F4067" w:rsidRDefault="001F4067" w:rsidP="001F4067">
      <w:pPr>
        <w:pStyle w:val="ListParagraph"/>
        <w:numPr>
          <w:ilvl w:val="0"/>
          <w:numId w:val="7"/>
        </w:numPr>
        <w:spacing w:line="480" w:lineRule="auto"/>
        <w:rPr>
          <w:bCs/>
        </w:rPr>
      </w:pPr>
      <w:r w:rsidRPr="001F4067">
        <w:rPr>
          <w:bCs/>
        </w:rPr>
        <w:t>In a “good” decision tree, each non-leaf node should correspond to the input attribute which is the most informative about the output attribute amongst all the input attributes not yet considered in the path from the root node to that node. This is because we would like to predict the output attribute using the smallest possible number of questions on average</w:t>
      </w:r>
      <w:r w:rsidR="009A1182">
        <w:rPr>
          <w:bCs/>
        </w:rPr>
        <w:t>.</w:t>
      </w:r>
    </w:p>
    <w:p w14:paraId="624B2755" w14:textId="4287CB0B" w:rsidR="009A1182" w:rsidRPr="00E62EF4" w:rsidRDefault="009A1182" w:rsidP="001F4067">
      <w:pPr>
        <w:pStyle w:val="ListParagraph"/>
        <w:numPr>
          <w:ilvl w:val="0"/>
          <w:numId w:val="7"/>
        </w:numPr>
        <w:spacing w:line="480" w:lineRule="auto"/>
        <w:rPr>
          <w:bCs/>
        </w:rPr>
      </w:pPr>
      <w:r w:rsidRPr="009A1182">
        <w:t>Entropy is used to determine how informative a particular input attribute is about the output attribute for a subset of the training data.</w:t>
      </w:r>
      <w:r w:rsidR="00822990">
        <w:t xml:space="preserve"> Below entropy formula is used for the calculation.</w:t>
      </w:r>
    </w:p>
    <w:p w14:paraId="17D9BF6F" w14:textId="7A4BD185" w:rsidR="008C0C08" w:rsidRPr="00D50D35" w:rsidRDefault="00E62EF4" w:rsidP="00D50D35">
      <w:pPr>
        <w:pStyle w:val="ListParagraph"/>
        <w:spacing w:line="480" w:lineRule="auto"/>
        <w:rPr>
          <w:bCs/>
        </w:rPr>
      </w:pPr>
      <w:r>
        <w:rPr>
          <w:bCs/>
          <w:noProof/>
        </w:rPr>
        <w:drawing>
          <wp:inline distT="0" distB="0" distL="0" distR="0" wp14:anchorId="05C6CCFC" wp14:editId="1A449F77">
            <wp:extent cx="4529499" cy="16891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0936" cy="1689636"/>
                    </a:xfrm>
                    <a:prstGeom prst="rect">
                      <a:avLst/>
                    </a:prstGeom>
                    <a:noFill/>
                    <a:ln>
                      <a:noFill/>
                    </a:ln>
                  </pic:spPr>
                </pic:pic>
              </a:graphicData>
            </a:graphic>
          </wp:inline>
        </w:drawing>
      </w:r>
    </w:p>
    <w:p w14:paraId="49B1E183" w14:textId="77777777" w:rsidR="00D50D35" w:rsidRDefault="00D50D35" w:rsidP="00820538">
      <w:pPr>
        <w:spacing w:line="480" w:lineRule="auto"/>
        <w:rPr>
          <w:b/>
        </w:rPr>
      </w:pPr>
    </w:p>
    <w:p w14:paraId="3F418B4C" w14:textId="0FD2E17E" w:rsidR="008C0C08" w:rsidRDefault="00523543" w:rsidP="00820538">
      <w:pPr>
        <w:spacing w:line="480" w:lineRule="auto"/>
        <w:rPr>
          <w:b/>
        </w:rPr>
      </w:pPr>
      <w:r>
        <w:rPr>
          <w:b/>
        </w:rPr>
        <w:t>C4.5 Al</w:t>
      </w:r>
      <w:r w:rsidR="00822990" w:rsidRPr="00822990">
        <w:rPr>
          <w:b/>
        </w:rPr>
        <w:t>gorithm</w:t>
      </w:r>
    </w:p>
    <w:p w14:paraId="28215CD1" w14:textId="480738F6" w:rsidR="00523543" w:rsidRDefault="00523543" w:rsidP="00820538">
      <w:pPr>
        <w:spacing w:line="480" w:lineRule="auto"/>
      </w:pPr>
      <w:r>
        <w:t>C4.5 decision tree learning algorithm is built the same way as ID3 using the concept of entropy.</w:t>
      </w:r>
    </w:p>
    <w:p w14:paraId="06CB8057" w14:textId="06264361" w:rsidR="00523543" w:rsidRDefault="00523543" w:rsidP="00820538">
      <w:pPr>
        <w:spacing w:line="480" w:lineRule="auto"/>
      </w:pPr>
      <w:r>
        <w:t>The algorithm has few base cases</w:t>
      </w:r>
    </w:p>
    <w:p w14:paraId="14232A38" w14:textId="77777777" w:rsidR="003F12D3" w:rsidRDefault="00523543" w:rsidP="00523543">
      <w:pPr>
        <w:numPr>
          <w:ilvl w:val="0"/>
          <w:numId w:val="8"/>
        </w:numPr>
        <w:spacing w:line="480" w:lineRule="auto"/>
      </w:pPr>
      <w:r w:rsidRPr="00523543">
        <w:t xml:space="preserve">All the samples in the list belong to the same class. </w:t>
      </w:r>
    </w:p>
    <w:p w14:paraId="452E3647" w14:textId="2417722C" w:rsidR="00523543" w:rsidRPr="00523543" w:rsidRDefault="00523543" w:rsidP="003F12D3">
      <w:pPr>
        <w:numPr>
          <w:ilvl w:val="1"/>
          <w:numId w:val="8"/>
        </w:numPr>
        <w:spacing w:line="480" w:lineRule="auto"/>
      </w:pPr>
      <w:r w:rsidRPr="00523543">
        <w:t>When this happens, it simply creates a leaf node for the decision tree saying to choose that class.</w:t>
      </w:r>
    </w:p>
    <w:p w14:paraId="3283D4EE" w14:textId="77777777" w:rsidR="003F12D3" w:rsidRDefault="00523543" w:rsidP="00523543">
      <w:pPr>
        <w:numPr>
          <w:ilvl w:val="0"/>
          <w:numId w:val="8"/>
        </w:numPr>
        <w:spacing w:line="480" w:lineRule="auto"/>
      </w:pPr>
      <w:r w:rsidRPr="00523543">
        <w:t xml:space="preserve">None of the features provide any information gain. </w:t>
      </w:r>
    </w:p>
    <w:p w14:paraId="18E51651" w14:textId="068C8B3A" w:rsidR="00523543" w:rsidRPr="00523543" w:rsidRDefault="00523543" w:rsidP="003F12D3">
      <w:pPr>
        <w:numPr>
          <w:ilvl w:val="1"/>
          <w:numId w:val="8"/>
        </w:numPr>
        <w:spacing w:line="480" w:lineRule="auto"/>
      </w:pPr>
      <w:r w:rsidRPr="00523543">
        <w:t>In this case, C4.5 creates a decision node higher up the tree using the expected value of the class.</w:t>
      </w:r>
    </w:p>
    <w:p w14:paraId="58C5DE99" w14:textId="77777777" w:rsidR="003F12D3" w:rsidRDefault="00523543" w:rsidP="00523543">
      <w:pPr>
        <w:numPr>
          <w:ilvl w:val="0"/>
          <w:numId w:val="8"/>
        </w:numPr>
        <w:spacing w:line="480" w:lineRule="auto"/>
      </w:pPr>
      <w:r w:rsidRPr="00523543">
        <w:t xml:space="preserve">Instance of previously unseen class encountered. </w:t>
      </w:r>
    </w:p>
    <w:p w14:paraId="482544B8" w14:textId="214CF498" w:rsidR="00D50D35" w:rsidRPr="00D50D35" w:rsidRDefault="00523543" w:rsidP="00244D64">
      <w:pPr>
        <w:numPr>
          <w:ilvl w:val="1"/>
          <w:numId w:val="8"/>
        </w:numPr>
        <w:spacing w:line="480" w:lineRule="auto"/>
      </w:pPr>
      <w:r w:rsidRPr="00523543">
        <w:t>Again, C4.5 creates a decision node higher up the tree using the expected value</w:t>
      </w:r>
    </w:p>
    <w:p w14:paraId="401F7881" w14:textId="5F9E21EB" w:rsidR="00244D64" w:rsidRDefault="00244D64" w:rsidP="00244D64">
      <w:pPr>
        <w:spacing w:line="480" w:lineRule="auto"/>
        <w:rPr>
          <w:b/>
        </w:rPr>
      </w:pPr>
      <w:r w:rsidRPr="00244D64">
        <w:rPr>
          <w:b/>
        </w:rPr>
        <w:t>Pseudo Code:</w:t>
      </w:r>
    </w:p>
    <w:p w14:paraId="195FCD16" w14:textId="3DABF855" w:rsidR="00244D64" w:rsidRPr="00244D64" w:rsidRDefault="00244D64" w:rsidP="00244D64">
      <w:pPr>
        <w:numPr>
          <w:ilvl w:val="0"/>
          <w:numId w:val="9"/>
        </w:numPr>
        <w:spacing w:line="480" w:lineRule="auto"/>
      </w:pPr>
      <w:r>
        <w:t xml:space="preserve">    </w:t>
      </w:r>
      <w:r w:rsidRPr="00244D64">
        <w:t>Check if algorithm satisfies termination criteria</w:t>
      </w:r>
    </w:p>
    <w:p w14:paraId="0B4B8A28" w14:textId="77777777" w:rsidR="00244D64" w:rsidRPr="00244D64" w:rsidRDefault="00244D64" w:rsidP="00244D64">
      <w:pPr>
        <w:numPr>
          <w:ilvl w:val="0"/>
          <w:numId w:val="9"/>
        </w:numPr>
        <w:spacing w:line="480" w:lineRule="auto"/>
      </w:pPr>
      <w:r w:rsidRPr="00244D64">
        <w:t>    Computer information-theoretic criteria for all attributes</w:t>
      </w:r>
    </w:p>
    <w:p w14:paraId="6BFFC6BE" w14:textId="77777777" w:rsidR="00244D64" w:rsidRPr="00244D64" w:rsidRDefault="00244D64" w:rsidP="00244D64">
      <w:pPr>
        <w:numPr>
          <w:ilvl w:val="0"/>
          <w:numId w:val="9"/>
        </w:numPr>
        <w:spacing w:line="480" w:lineRule="auto"/>
      </w:pPr>
      <w:r w:rsidRPr="00244D64">
        <w:t>    Choose best attribute according to the information-theoretic criteria</w:t>
      </w:r>
    </w:p>
    <w:p w14:paraId="4E78594A" w14:textId="77777777" w:rsidR="00244D64" w:rsidRPr="00244D64" w:rsidRDefault="00244D64" w:rsidP="00244D64">
      <w:pPr>
        <w:numPr>
          <w:ilvl w:val="0"/>
          <w:numId w:val="9"/>
        </w:numPr>
        <w:spacing w:line="480" w:lineRule="auto"/>
      </w:pPr>
      <w:r w:rsidRPr="00244D64">
        <w:t>    Create a decision node based on the best attribute in step 3</w:t>
      </w:r>
    </w:p>
    <w:p w14:paraId="7A0645DE" w14:textId="77777777" w:rsidR="00244D64" w:rsidRPr="00244D64" w:rsidRDefault="00244D64" w:rsidP="00244D64">
      <w:pPr>
        <w:numPr>
          <w:ilvl w:val="0"/>
          <w:numId w:val="9"/>
        </w:numPr>
        <w:spacing w:line="480" w:lineRule="auto"/>
      </w:pPr>
      <w:r w:rsidRPr="00244D64">
        <w:t>    Induce (i.e. split) the dataset based on newly created decision node in step 4</w:t>
      </w:r>
    </w:p>
    <w:p w14:paraId="5DB35B9E" w14:textId="77777777" w:rsidR="00244D64" w:rsidRPr="00244D64" w:rsidRDefault="00244D64" w:rsidP="00244D64">
      <w:pPr>
        <w:numPr>
          <w:ilvl w:val="0"/>
          <w:numId w:val="9"/>
        </w:numPr>
        <w:spacing w:line="480" w:lineRule="auto"/>
      </w:pPr>
      <w:r w:rsidRPr="00244D64">
        <w:t>    For all sub-dataset in step 5, call C4.5 algorithm to get a sub-tree (recursive call)</w:t>
      </w:r>
    </w:p>
    <w:p w14:paraId="44CEB3E9" w14:textId="77777777" w:rsidR="00244D64" w:rsidRPr="00244D64" w:rsidRDefault="00244D64" w:rsidP="00244D64">
      <w:pPr>
        <w:numPr>
          <w:ilvl w:val="0"/>
          <w:numId w:val="9"/>
        </w:numPr>
        <w:spacing w:line="480" w:lineRule="auto"/>
      </w:pPr>
      <w:r w:rsidRPr="00244D64">
        <w:t>    Attach the tree obtained in step 6 to the decision node in step 4</w:t>
      </w:r>
    </w:p>
    <w:p w14:paraId="48D8C09E" w14:textId="0962AEF2" w:rsidR="00244D64" w:rsidRDefault="00244D64" w:rsidP="00244D64">
      <w:pPr>
        <w:numPr>
          <w:ilvl w:val="0"/>
          <w:numId w:val="9"/>
        </w:numPr>
        <w:spacing w:line="480" w:lineRule="auto"/>
      </w:pPr>
      <w:r w:rsidRPr="00244D64">
        <w:t>    Return tre</w:t>
      </w:r>
      <w:r>
        <w:t>e</w:t>
      </w:r>
    </w:p>
    <w:p w14:paraId="29DE3A21" w14:textId="1CCFA754" w:rsidR="00244D64" w:rsidRPr="00244D64" w:rsidRDefault="00244D64" w:rsidP="00244D64">
      <w:pPr>
        <w:spacing w:line="480" w:lineRule="auto"/>
        <w:ind w:left="720"/>
      </w:pPr>
      <w:r>
        <w:rPr>
          <w:noProof/>
        </w:rPr>
        <w:drawing>
          <wp:inline distT="0" distB="0" distL="0" distR="0" wp14:anchorId="05138107" wp14:editId="154726C7">
            <wp:extent cx="5943600" cy="3682133"/>
            <wp:effectExtent l="0" t="0" r="0" b="127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82133"/>
                    </a:xfrm>
                    <a:prstGeom prst="rect">
                      <a:avLst/>
                    </a:prstGeom>
                    <a:noFill/>
                    <a:ln>
                      <a:noFill/>
                    </a:ln>
                  </pic:spPr>
                </pic:pic>
              </a:graphicData>
            </a:graphic>
          </wp:inline>
        </w:drawing>
      </w:r>
    </w:p>
    <w:p w14:paraId="508824FD" w14:textId="205025D1" w:rsidR="003F12D3" w:rsidRDefault="003F12D3">
      <w:pPr>
        <w:rPr>
          <w:b/>
        </w:rPr>
      </w:pPr>
    </w:p>
    <w:p w14:paraId="666CA6F4" w14:textId="2A171420" w:rsidR="00831623" w:rsidRPr="00831623" w:rsidRDefault="00831623" w:rsidP="00244D64">
      <w:pPr>
        <w:spacing w:line="480" w:lineRule="auto"/>
        <w:rPr>
          <w:b/>
        </w:rPr>
      </w:pPr>
      <w:r w:rsidRPr="00831623">
        <w:rPr>
          <w:b/>
        </w:rPr>
        <w:t>K-Means Clustering:</w:t>
      </w:r>
    </w:p>
    <w:p w14:paraId="2B8427B1" w14:textId="799FE0DA" w:rsidR="00BA56DE" w:rsidRDefault="00BA56DE" w:rsidP="00BA56DE">
      <w:pPr>
        <w:spacing w:line="480" w:lineRule="auto"/>
        <w:rPr>
          <w:b/>
          <w:bCs/>
        </w:rPr>
      </w:pPr>
      <w:r w:rsidRPr="00BA56DE">
        <w:t xml:space="preserve">Clustering is a technique for finding similarity groups in data, called </w:t>
      </w:r>
      <w:r w:rsidRPr="00BA1F63">
        <w:rPr>
          <w:bCs/>
        </w:rPr>
        <w:t>clusters</w:t>
      </w:r>
      <w:r w:rsidRPr="00BA56DE">
        <w:t>. It</w:t>
      </w:r>
      <w:r w:rsidR="003F12D3">
        <w:t xml:space="preserve"> is</w:t>
      </w:r>
      <w:r w:rsidRPr="00BA56DE">
        <w:t xml:space="preserve"> often called </w:t>
      </w:r>
      <w:r w:rsidRPr="00BA1F63">
        <w:rPr>
          <w:bCs/>
        </w:rPr>
        <w:t>unsupervised learning</w:t>
      </w:r>
      <w:r>
        <w:rPr>
          <w:b/>
          <w:bCs/>
        </w:rPr>
        <w:t>.</w:t>
      </w:r>
    </w:p>
    <w:p w14:paraId="5BEAE85C" w14:textId="392159A2" w:rsidR="00BA1F63" w:rsidRDefault="00BA1F63" w:rsidP="00BA56DE">
      <w:pPr>
        <w:spacing w:line="480" w:lineRule="auto"/>
        <w:rPr>
          <w:bCs/>
        </w:rPr>
      </w:pPr>
      <w:r>
        <w:rPr>
          <w:bCs/>
        </w:rPr>
        <w:t>Sample clustering</w:t>
      </w:r>
    </w:p>
    <w:p w14:paraId="00B4F4D6" w14:textId="3D1E9A6D" w:rsidR="00BA1F63" w:rsidRPr="00BA1F63" w:rsidRDefault="00BA1F63" w:rsidP="00BA56DE">
      <w:pPr>
        <w:spacing w:line="480" w:lineRule="auto"/>
      </w:pPr>
      <w:r>
        <w:rPr>
          <w:noProof/>
        </w:rPr>
        <w:drawing>
          <wp:inline distT="0" distB="0" distL="0" distR="0" wp14:anchorId="3AE6ABBB" wp14:editId="1DAB8C3E">
            <wp:extent cx="4868334" cy="2514600"/>
            <wp:effectExtent l="0" t="0" r="889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8545" cy="2514709"/>
                    </a:xfrm>
                    <a:prstGeom prst="rect">
                      <a:avLst/>
                    </a:prstGeom>
                    <a:noFill/>
                    <a:ln>
                      <a:noFill/>
                    </a:ln>
                  </pic:spPr>
                </pic:pic>
              </a:graphicData>
            </a:graphic>
          </wp:inline>
        </w:drawing>
      </w:r>
      <w:r w:rsidR="002535DC">
        <w:t>Figure 5</w:t>
      </w:r>
    </w:p>
    <w:p w14:paraId="04619EDB" w14:textId="5B23229A" w:rsidR="00BA56DE" w:rsidRPr="00BA1F63" w:rsidRDefault="00BA56DE" w:rsidP="00BA56DE">
      <w:pPr>
        <w:spacing w:line="480" w:lineRule="auto"/>
        <w:rPr>
          <w:b/>
        </w:rPr>
      </w:pPr>
      <w:r w:rsidRPr="00BA1F63">
        <w:rPr>
          <w:b/>
        </w:rPr>
        <w:t>K-means Algorithms:</w:t>
      </w:r>
    </w:p>
    <w:p w14:paraId="59C85C1A" w14:textId="77777777" w:rsidR="00BA56DE" w:rsidRPr="00522328" w:rsidRDefault="00BA56DE" w:rsidP="00BA56DE">
      <w:pPr>
        <w:spacing w:line="480" w:lineRule="auto"/>
      </w:pPr>
      <w:r w:rsidRPr="00522328">
        <w:t xml:space="preserve">Given </w:t>
      </w:r>
      <w:r w:rsidRPr="00522328">
        <w:rPr>
          <w:iCs/>
        </w:rPr>
        <w:t>k</w:t>
      </w:r>
      <w:r w:rsidRPr="00522328">
        <w:t xml:space="preserve">, the </w:t>
      </w:r>
      <w:r w:rsidRPr="00522328">
        <w:rPr>
          <w:iCs/>
        </w:rPr>
        <w:t xml:space="preserve">k-means </w:t>
      </w:r>
      <w:r w:rsidRPr="00522328">
        <w:t xml:space="preserve">algorithm works as follows: </w:t>
      </w:r>
    </w:p>
    <w:p w14:paraId="7D052732" w14:textId="2A3E9173" w:rsidR="00BA56DE" w:rsidRPr="00522328" w:rsidRDefault="00BA56DE" w:rsidP="00D50D35">
      <w:pPr>
        <w:pStyle w:val="ListParagraph"/>
        <w:numPr>
          <w:ilvl w:val="0"/>
          <w:numId w:val="19"/>
        </w:numPr>
        <w:spacing w:line="480" w:lineRule="auto"/>
      </w:pPr>
      <w:r w:rsidRPr="00522328">
        <w:t xml:space="preserve">Randomly choose </w:t>
      </w:r>
      <w:r w:rsidRPr="00522328">
        <w:rPr>
          <w:iCs/>
        </w:rPr>
        <w:t xml:space="preserve">k </w:t>
      </w:r>
      <w:r w:rsidRPr="00522328">
        <w:t>data points (seeds) to be the initial centroids, cluster centers</w:t>
      </w:r>
    </w:p>
    <w:p w14:paraId="51CF2136" w14:textId="0AF77D6A" w:rsidR="00BA56DE" w:rsidRPr="00522328" w:rsidRDefault="00BA56DE" w:rsidP="00D50D35">
      <w:pPr>
        <w:pStyle w:val="ListParagraph"/>
        <w:numPr>
          <w:ilvl w:val="0"/>
          <w:numId w:val="19"/>
        </w:numPr>
        <w:spacing w:line="480" w:lineRule="auto"/>
      </w:pPr>
      <w:r w:rsidRPr="00522328">
        <w:t xml:space="preserve"> Assign each data point to the closest centroid </w:t>
      </w:r>
    </w:p>
    <w:p w14:paraId="6A22E5DF" w14:textId="2C363E4F" w:rsidR="00BA56DE" w:rsidRPr="00522328" w:rsidRDefault="00BA56DE" w:rsidP="00D50D35">
      <w:pPr>
        <w:pStyle w:val="ListParagraph"/>
        <w:numPr>
          <w:ilvl w:val="0"/>
          <w:numId w:val="19"/>
        </w:numPr>
        <w:spacing w:line="480" w:lineRule="auto"/>
      </w:pPr>
      <w:r w:rsidRPr="00522328">
        <w:t>Re-compute the centroids using the current cluster memberships. </w:t>
      </w:r>
    </w:p>
    <w:p w14:paraId="5821076A" w14:textId="6D81F430" w:rsidR="00523543" w:rsidRPr="00522328" w:rsidRDefault="00BA56DE" w:rsidP="00D50D35">
      <w:pPr>
        <w:pStyle w:val="ListParagraph"/>
        <w:numPr>
          <w:ilvl w:val="0"/>
          <w:numId w:val="19"/>
        </w:numPr>
        <w:spacing w:line="480" w:lineRule="auto"/>
      </w:pPr>
      <w:r w:rsidRPr="00522328">
        <w:t xml:space="preserve">If a </w:t>
      </w:r>
      <w:r w:rsidRPr="00522328">
        <w:rPr>
          <w:iCs/>
        </w:rPr>
        <w:t xml:space="preserve">convergence criterion </w:t>
      </w:r>
      <w:r w:rsidRPr="00522328">
        <w:t xml:space="preserve">is not met, go to </w:t>
      </w:r>
      <w:r w:rsidR="003F12D3">
        <w:t>(II)</w:t>
      </w:r>
      <w:r w:rsidRPr="00522328">
        <w:t xml:space="preserve">. </w:t>
      </w:r>
    </w:p>
    <w:p w14:paraId="72D75741" w14:textId="4C599F7C" w:rsidR="00EF154B" w:rsidRDefault="00BA56DE" w:rsidP="00D50D35">
      <w:pPr>
        <w:rPr>
          <w:b/>
        </w:rPr>
      </w:pPr>
      <w:r w:rsidRPr="00BA56DE">
        <w:rPr>
          <w:b/>
        </w:rPr>
        <w:t>Pseudo Code:</w:t>
      </w:r>
    </w:p>
    <w:p w14:paraId="25482992" w14:textId="77777777" w:rsidR="00D50D35" w:rsidRPr="00D50D35" w:rsidRDefault="00D50D35" w:rsidP="00D50D35"/>
    <w:p w14:paraId="5D9DCBC8" w14:textId="7F4B5638" w:rsidR="00EC3834" w:rsidRDefault="00BA56DE" w:rsidP="00820538">
      <w:pPr>
        <w:spacing w:line="480" w:lineRule="auto"/>
        <w:rPr>
          <w:ins w:id="1" w:author="Gayathiri Shriram" w:date="2015-06-02T22:25:00Z"/>
          <w:b/>
        </w:rPr>
      </w:pPr>
      <w:r>
        <w:rPr>
          <w:b/>
          <w:noProof/>
        </w:rPr>
        <w:drawing>
          <wp:inline distT="0" distB="0" distL="0" distR="0" wp14:anchorId="4C2BDE89" wp14:editId="602ED26C">
            <wp:extent cx="5462270" cy="24638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4766" cy="2464926"/>
                    </a:xfrm>
                    <a:prstGeom prst="rect">
                      <a:avLst/>
                    </a:prstGeom>
                    <a:noFill/>
                    <a:ln>
                      <a:noFill/>
                    </a:ln>
                  </pic:spPr>
                </pic:pic>
              </a:graphicData>
            </a:graphic>
          </wp:inline>
        </w:drawing>
      </w:r>
    </w:p>
    <w:p w14:paraId="0EBA9036" w14:textId="263B1434" w:rsidR="00D50D35" w:rsidRPr="0007053E" w:rsidRDefault="00D50D35" w:rsidP="00820538">
      <w:pPr>
        <w:spacing w:line="480" w:lineRule="auto"/>
        <w:rPr>
          <w:b/>
        </w:rPr>
      </w:pPr>
    </w:p>
    <w:p w14:paraId="099F9685" w14:textId="285E6E0C" w:rsidR="00897972" w:rsidRDefault="00897972" w:rsidP="00522328">
      <w:pPr>
        <w:pStyle w:val="SectionHeading"/>
        <w:jc w:val="left"/>
        <w:rPr>
          <w:rFonts w:ascii="Times New Roman" w:hAnsi="Times New Roman"/>
          <w:b/>
        </w:rPr>
      </w:pPr>
      <w:r>
        <w:rPr>
          <w:rFonts w:ascii="Times New Roman" w:hAnsi="Times New Roman"/>
          <w:b/>
        </w:rPr>
        <w:tab/>
      </w:r>
      <w:r>
        <w:rPr>
          <w:rFonts w:ascii="Times New Roman" w:hAnsi="Times New Roman"/>
          <w:b/>
        </w:rPr>
        <w:tab/>
        <w:t>COMPARATIVE EVALUATION OF ALGORITHMS</w:t>
      </w:r>
    </w:p>
    <w:p w14:paraId="49B088A4" w14:textId="69580644" w:rsidR="005D267E" w:rsidRDefault="00897972" w:rsidP="00522328">
      <w:pPr>
        <w:spacing w:line="480" w:lineRule="auto"/>
        <w:rPr>
          <w:b/>
        </w:rPr>
      </w:pPr>
      <w:r>
        <w:t xml:space="preserve">As part of the research, </w:t>
      </w:r>
      <w:r w:rsidR="00522328">
        <w:t>outcomes of the decision t</w:t>
      </w:r>
      <w:r w:rsidR="00913279">
        <w:t>ree and clustering algorithms are</w:t>
      </w:r>
      <w:r w:rsidR="00522328">
        <w:t xml:space="preserve"> compared and evaluated for a </w:t>
      </w:r>
      <w:r w:rsidR="00522328" w:rsidRPr="00522328">
        <w:rPr>
          <w:b/>
        </w:rPr>
        <w:t>weather forecasting application to warn about natural disasters</w:t>
      </w:r>
      <w:r w:rsidR="00037679">
        <w:rPr>
          <w:b/>
        </w:rPr>
        <w:t xml:space="preserve"> like earthquakes</w:t>
      </w:r>
      <w:r w:rsidR="00522328" w:rsidRPr="00522328">
        <w:rPr>
          <w:b/>
        </w:rPr>
        <w:t>.</w:t>
      </w:r>
    </w:p>
    <w:p w14:paraId="3AE07C57" w14:textId="447AC04B" w:rsidR="00522328" w:rsidRPr="00522328" w:rsidRDefault="00522328" w:rsidP="00522328">
      <w:pPr>
        <w:rPr>
          <w:rFonts w:ascii="Times" w:hAnsi="Times"/>
          <w:sz w:val="20"/>
          <w:szCs w:val="20"/>
        </w:rPr>
      </w:pPr>
      <w:r>
        <w:t xml:space="preserve">The two algorithms are implemented using </w:t>
      </w:r>
      <w:r w:rsidRPr="00522328">
        <w:rPr>
          <w:b/>
        </w:rPr>
        <w:t>WEKA</w:t>
      </w:r>
      <w:r>
        <w:rPr>
          <w:b/>
        </w:rPr>
        <w:t xml:space="preserve"> (</w:t>
      </w:r>
      <w:r w:rsidRPr="00522328">
        <w:rPr>
          <w:rFonts w:ascii="Helvetica" w:hAnsi="Helvetica"/>
          <w:color w:val="252525"/>
          <w:sz w:val="21"/>
          <w:szCs w:val="21"/>
          <w:shd w:val="clear" w:color="auto" w:fill="FFFFFF"/>
        </w:rPr>
        <w:t>Waikato Environment for Knowledge Analysis</w:t>
      </w:r>
    </w:p>
    <w:p w14:paraId="0020EDEC" w14:textId="342FDCA1" w:rsidR="00522328" w:rsidRDefault="00522328" w:rsidP="00522328">
      <w:pPr>
        <w:spacing w:line="480" w:lineRule="auto"/>
      </w:pPr>
      <w:r>
        <w:t>) popular machine learning software written in Java</w:t>
      </w:r>
    </w:p>
    <w:p w14:paraId="2E0335E7" w14:textId="4C37995D" w:rsidR="009F5885" w:rsidRPr="009F5885" w:rsidRDefault="009F5885" w:rsidP="00522328">
      <w:pPr>
        <w:spacing w:line="480" w:lineRule="auto"/>
        <w:rPr>
          <w:b/>
        </w:rPr>
      </w:pPr>
      <w:r w:rsidRPr="009F5885">
        <w:rPr>
          <w:b/>
        </w:rPr>
        <w:t>Decision Tree Implementation:</w:t>
      </w:r>
    </w:p>
    <w:p w14:paraId="7B232918" w14:textId="08FE0897" w:rsidR="00522328" w:rsidRDefault="00037679" w:rsidP="00522328">
      <w:pPr>
        <w:spacing w:line="480" w:lineRule="auto"/>
      </w:pPr>
      <w:r>
        <w:t>Using WEKA , C4.5 algorithm for data set cont</w:t>
      </w:r>
      <w:r w:rsidR="00846274">
        <w:t>aining details about earthquake is implemented</w:t>
      </w:r>
    </w:p>
    <w:p w14:paraId="174FF5FF" w14:textId="5B72C7AA" w:rsidR="00037679" w:rsidRDefault="00037679" w:rsidP="00522328">
      <w:pPr>
        <w:spacing w:line="480" w:lineRule="auto"/>
        <w:rPr>
          <w:b/>
        </w:rPr>
      </w:pPr>
      <w:r w:rsidRPr="00037679">
        <w:rPr>
          <w:b/>
        </w:rPr>
        <w:t>Data</w:t>
      </w:r>
      <w:r>
        <w:rPr>
          <w:b/>
        </w:rPr>
        <w:t xml:space="preserve"> </w:t>
      </w:r>
      <w:r w:rsidRPr="00037679">
        <w:rPr>
          <w:b/>
        </w:rPr>
        <w:t>Set</w:t>
      </w:r>
    </w:p>
    <w:p w14:paraId="3DD77848" w14:textId="77777777" w:rsidR="00037679" w:rsidRPr="00037679" w:rsidRDefault="00037679" w:rsidP="00037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037679">
        <w:rPr>
          <w:color w:val="000000"/>
        </w:rPr>
        <w:t xml:space="preserve">@relation weather.earthquake  </w:t>
      </w:r>
    </w:p>
    <w:p w14:paraId="0E2E4A16" w14:textId="77777777" w:rsidR="00037679" w:rsidRPr="00037679" w:rsidRDefault="00037679" w:rsidP="00037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20DCDEFF" w14:textId="77777777" w:rsidR="00037679" w:rsidRPr="00037679" w:rsidRDefault="00037679" w:rsidP="00037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037679">
        <w:rPr>
          <w:color w:val="000000"/>
        </w:rPr>
        <w:t>@attribute richterscale {0, 2.9, 3.5, 4, 5, 6.9, 7, 8.5, 9}</w:t>
      </w:r>
    </w:p>
    <w:p w14:paraId="5463AE88" w14:textId="77777777" w:rsidR="00037679" w:rsidRPr="00037679" w:rsidRDefault="00037679" w:rsidP="00037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037679">
        <w:rPr>
          <w:color w:val="000000"/>
        </w:rPr>
        <w:t xml:space="preserve">@attribute description {small, moderate, major, great, super} </w:t>
      </w:r>
    </w:p>
    <w:p w14:paraId="0F2B85B4" w14:textId="77777777" w:rsidR="00037679" w:rsidRPr="00037679" w:rsidRDefault="00037679" w:rsidP="00037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037679">
        <w:rPr>
          <w:color w:val="000000"/>
        </w:rPr>
        <w:t>@attribute occurrence  {daily, monthly, yearly, rarely}</w:t>
      </w:r>
    </w:p>
    <w:p w14:paraId="13B50C41" w14:textId="77777777" w:rsidR="00037679" w:rsidRPr="00037679" w:rsidRDefault="00037679" w:rsidP="00037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037679">
        <w:rPr>
          <w:color w:val="000000"/>
        </w:rPr>
        <w:t>@attribute movement  {small, moderatesudden, strongsudden, severesudden, extreme}</w:t>
      </w:r>
    </w:p>
    <w:p w14:paraId="23A3E67E" w14:textId="77777777" w:rsidR="00037679" w:rsidRPr="00037679" w:rsidRDefault="00037679" w:rsidP="00037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037679">
        <w:rPr>
          <w:color w:val="000000"/>
        </w:rPr>
        <w:t>@attribute safe {yes, no, precaution}</w:t>
      </w:r>
    </w:p>
    <w:p w14:paraId="61CE312F" w14:textId="77777777" w:rsidR="00037679" w:rsidRPr="00037679" w:rsidRDefault="00037679" w:rsidP="00037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037679">
        <w:rPr>
          <w:color w:val="000000"/>
        </w:rPr>
        <w:t xml:space="preserve">  </w:t>
      </w:r>
    </w:p>
    <w:p w14:paraId="3E41C7DE" w14:textId="77777777" w:rsidR="00037679" w:rsidRPr="00037679" w:rsidRDefault="00037679" w:rsidP="00037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037679">
        <w:rPr>
          <w:color w:val="000000"/>
        </w:rPr>
        <w:t xml:space="preserve">@data </w:t>
      </w:r>
    </w:p>
    <w:p w14:paraId="7C9D69C9" w14:textId="77777777" w:rsidR="00037679" w:rsidRPr="00037679" w:rsidRDefault="00037679" w:rsidP="00037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037679">
        <w:rPr>
          <w:color w:val="000000"/>
        </w:rPr>
        <w:t>0,small,daily,small,yes</w:t>
      </w:r>
    </w:p>
    <w:p w14:paraId="3DF03191" w14:textId="77777777" w:rsidR="00037679" w:rsidRPr="00037679" w:rsidRDefault="00037679" w:rsidP="00037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037679">
        <w:rPr>
          <w:color w:val="000000"/>
        </w:rPr>
        <w:t>2.9,small,yearly,small,precaution</w:t>
      </w:r>
    </w:p>
    <w:p w14:paraId="42AA50BB" w14:textId="77777777" w:rsidR="00037679" w:rsidRPr="00037679" w:rsidRDefault="00037679" w:rsidP="00037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037679">
        <w:rPr>
          <w:color w:val="000000"/>
        </w:rPr>
        <w:t>3.5,moderate,yearly,moderatesudden,precaution</w:t>
      </w:r>
    </w:p>
    <w:p w14:paraId="1AE7F399" w14:textId="77777777" w:rsidR="00037679" w:rsidRPr="00037679" w:rsidRDefault="00037679" w:rsidP="00037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037679">
        <w:rPr>
          <w:color w:val="000000"/>
        </w:rPr>
        <w:t>4,moderate,monthly,strongsudden,no</w:t>
      </w:r>
    </w:p>
    <w:p w14:paraId="4F78EA01" w14:textId="77777777" w:rsidR="00037679" w:rsidRPr="00037679" w:rsidRDefault="00037679" w:rsidP="00037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037679">
        <w:rPr>
          <w:color w:val="000000"/>
        </w:rPr>
        <w:t>5,moderate,monthly,strongsudden,no</w:t>
      </w:r>
    </w:p>
    <w:p w14:paraId="6CB615C2" w14:textId="77777777" w:rsidR="00037679" w:rsidRPr="00037679" w:rsidRDefault="00037679" w:rsidP="00037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037679">
        <w:rPr>
          <w:color w:val="000000"/>
        </w:rPr>
        <w:t>6.9,major,rarely,severesudden,no</w:t>
      </w:r>
    </w:p>
    <w:p w14:paraId="206D94D0" w14:textId="77777777" w:rsidR="00037679" w:rsidRPr="00037679" w:rsidRDefault="00037679" w:rsidP="00037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037679">
        <w:rPr>
          <w:color w:val="000000"/>
        </w:rPr>
        <w:t>7,great,rarely,severesudden,no</w:t>
      </w:r>
    </w:p>
    <w:p w14:paraId="26F2A13E" w14:textId="77777777" w:rsidR="00037679" w:rsidRPr="00037679" w:rsidRDefault="00037679" w:rsidP="00037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037679">
        <w:rPr>
          <w:color w:val="000000"/>
        </w:rPr>
        <w:t>8.5,great,rarely,severesudden,no</w:t>
      </w:r>
    </w:p>
    <w:p w14:paraId="45208B69" w14:textId="77777777" w:rsidR="00037679" w:rsidRPr="00037679" w:rsidRDefault="00037679" w:rsidP="00037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037679">
        <w:rPr>
          <w:color w:val="000000"/>
        </w:rPr>
        <w:t>9,super,rarely,extreme,no</w:t>
      </w:r>
    </w:p>
    <w:p w14:paraId="5D62AC4F" w14:textId="77777777" w:rsidR="00037679" w:rsidRDefault="00037679" w:rsidP="00522328">
      <w:pPr>
        <w:spacing w:line="480" w:lineRule="auto"/>
        <w:rPr>
          <w:b/>
        </w:rPr>
      </w:pPr>
    </w:p>
    <w:p w14:paraId="403D1084" w14:textId="01099C63" w:rsidR="00037679" w:rsidRPr="00037679" w:rsidRDefault="00037679" w:rsidP="00522328">
      <w:pPr>
        <w:spacing w:line="480" w:lineRule="auto"/>
        <w:rPr>
          <w:b/>
        </w:rPr>
      </w:pPr>
      <w:r>
        <w:rPr>
          <w:b/>
          <w:noProof/>
        </w:rPr>
        <w:drawing>
          <wp:inline distT="0" distB="0" distL="0" distR="0" wp14:anchorId="69B8B526" wp14:editId="43D91BDE">
            <wp:extent cx="5943600" cy="2530608"/>
            <wp:effectExtent l="0" t="0" r="0" b="952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30608"/>
                    </a:xfrm>
                    <a:prstGeom prst="rect">
                      <a:avLst/>
                    </a:prstGeom>
                    <a:noFill/>
                    <a:ln>
                      <a:noFill/>
                    </a:ln>
                  </pic:spPr>
                </pic:pic>
              </a:graphicData>
            </a:graphic>
          </wp:inline>
        </w:drawing>
      </w:r>
    </w:p>
    <w:p w14:paraId="7AF098CF" w14:textId="77777777" w:rsidR="00522328" w:rsidRPr="00522328" w:rsidRDefault="00522328" w:rsidP="00897972"/>
    <w:p w14:paraId="425052D7" w14:textId="268D934F" w:rsidR="00522328" w:rsidRDefault="00037679" w:rsidP="00897972">
      <w:r>
        <w:t>Visual Representation</w:t>
      </w:r>
      <w:r w:rsidR="00990B14">
        <w:t xml:space="preserve"> based on movement</w:t>
      </w:r>
    </w:p>
    <w:p w14:paraId="00646544" w14:textId="77777777" w:rsidR="00990B14" w:rsidRDefault="00990B14" w:rsidP="00897972"/>
    <w:p w14:paraId="2058FA9F" w14:textId="2F5B5004" w:rsidR="00990B14" w:rsidRPr="00897972" w:rsidRDefault="00990B14" w:rsidP="00897972">
      <w:r>
        <w:rPr>
          <w:noProof/>
        </w:rPr>
        <w:drawing>
          <wp:inline distT="0" distB="0" distL="0" distR="0" wp14:anchorId="2CCAFE09" wp14:editId="1FC2E9B0">
            <wp:extent cx="5943600" cy="4068579"/>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068579"/>
                    </a:xfrm>
                    <a:prstGeom prst="rect">
                      <a:avLst/>
                    </a:prstGeom>
                    <a:noFill/>
                    <a:ln>
                      <a:noFill/>
                    </a:ln>
                  </pic:spPr>
                </pic:pic>
              </a:graphicData>
            </a:graphic>
          </wp:inline>
        </w:drawing>
      </w:r>
    </w:p>
    <w:p w14:paraId="6D9F26D4" w14:textId="7E0A3E89" w:rsidR="00990B14" w:rsidRDefault="00990B14" w:rsidP="00897972">
      <w:pPr>
        <w:pStyle w:val="SectionHeading"/>
        <w:jc w:val="left"/>
        <w:rPr>
          <w:rFonts w:ascii="Times New Roman" w:hAnsi="Times New Roman"/>
          <w:b/>
        </w:rPr>
      </w:pPr>
      <w:r>
        <w:rPr>
          <w:rFonts w:ascii="Times New Roman" w:hAnsi="Times New Roman"/>
          <w:b/>
        </w:rPr>
        <w:t>Implementation output of ID3(J48 in WEKA)</w:t>
      </w:r>
    </w:p>
    <w:p w14:paraId="4FE894A9" w14:textId="77777777" w:rsidR="00990B14" w:rsidRDefault="00990B14" w:rsidP="00990B14">
      <w:r>
        <w:t>=== Run information ===</w:t>
      </w:r>
    </w:p>
    <w:p w14:paraId="289BE4CC" w14:textId="77777777" w:rsidR="00990B14" w:rsidRDefault="00990B14" w:rsidP="00990B14"/>
    <w:p w14:paraId="7FA531EF" w14:textId="77777777" w:rsidR="00990B14" w:rsidRDefault="00990B14" w:rsidP="00990B14">
      <w:r>
        <w:t>Scheme:weka.classifiers.trees.J48 -C 0.25 -M 2</w:t>
      </w:r>
    </w:p>
    <w:p w14:paraId="7F799721" w14:textId="77777777" w:rsidR="00990B14" w:rsidRDefault="00990B14" w:rsidP="00990B14">
      <w:r>
        <w:t>Relation:     weather.earthquake</w:t>
      </w:r>
    </w:p>
    <w:p w14:paraId="76A7D02F" w14:textId="77777777" w:rsidR="00990B14" w:rsidRDefault="00990B14" w:rsidP="00990B14">
      <w:r>
        <w:t>Instances:    9</w:t>
      </w:r>
    </w:p>
    <w:p w14:paraId="1EEA9D60" w14:textId="77777777" w:rsidR="00990B14" w:rsidRDefault="00990B14" w:rsidP="00990B14">
      <w:r>
        <w:t>Attributes:   5</w:t>
      </w:r>
    </w:p>
    <w:p w14:paraId="29A440EC" w14:textId="77777777" w:rsidR="00990B14" w:rsidRDefault="00990B14" w:rsidP="00990B14">
      <w:r>
        <w:t xml:space="preserve">              ritcherscale</w:t>
      </w:r>
    </w:p>
    <w:p w14:paraId="1D5B576E" w14:textId="77777777" w:rsidR="00990B14" w:rsidRDefault="00990B14" w:rsidP="00990B14">
      <w:r>
        <w:t xml:space="preserve">              description</w:t>
      </w:r>
    </w:p>
    <w:p w14:paraId="5435EB8E" w14:textId="77777777" w:rsidR="00990B14" w:rsidRDefault="00990B14" w:rsidP="00990B14">
      <w:r>
        <w:t xml:space="preserve">              occurrence</w:t>
      </w:r>
    </w:p>
    <w:p w14:paraId="339A8333" w14:textId="77777777" w:rsidR="00990B14" w:rsidRDefault="00990B14" w:rsidP="00990B14">
      <w:r>
        <w:t xml:space="preserve">              movement</w:t>
      </w:r>
    </w:p>
    <w:p w14:paraId="49A8027C" w14:textId="77777777" w:rsidR="00990B14" w:rsidRDefault="00990B14" w:rsidP="00990B14">
      <w:r>
        <w:t xml:space="preserve">              safe</w:t>
      </w:r>
    </w:p>
    <w:p w14:paraId="4D742969" w14:textId="77777777" w:rsidR="00990B14" w:rsidRDefault="00990B14" w:rsidP="00990B14">
      <w:r>
        <w:t>Test mode:evaluate on training data</w:t>
      </w:r>
    </w:p>
    <w:p w14:paraId="7C657D3A" w14:textId="77777777" w:rsidR="00990B14" w:rsidRDefault="00990B14" w:rsidP="00990B14"/>
    <w:p w14:paraId="5C822356" w14:textId="77777777" w:rsidR="00990B14" w:rsidRDefault="00990B14" w:rsidP="00990B14">
      <w:r>
        <w:t>=== Classifier model (full training set) ===</w:t>
      </w:r>
    </w:p>
    <w:p w14:paraId="07929175" w14:textId="77777777" w:rsidR="00990B14" w:rsidRDefault="00990B14" w:rsidP="00990B14"/>
    <w:p w14:paraId="1CE2E89C" w14:textId="77777777" w:rsidR="00990B14" w:rsidRDefault="00990B14" w:rsidP="00990B14">
      <w:r>
        <w:t>J48 pruned tree</w:t>
      </w:r>
    </w:p>
    <w:p w14:paraId="48025780" w14:textId="77777777" w:rsidR="00990B14" w:rsidRDefault="00990B14" w:rsidP="00990B14">
      <w:r>
        <w:t>------------------</w:t>
      </w:r>
    </w:p>
    <w:p w14:paraId="1CE3B77F" w14:textId="77777777" w:rsidR="00990B14" w:rsidRDefault="00990B14" w:rsidP="00990B14"/>
    <w:p w14:paraId="67034F7D" w14:textId="77777777" w:rsidR="00990B14" w:rsidRDefault="00990B14" w:rsidP="00990B14">
      <w:r>
        <w:t>ritcherscale &lt;= 3.5: precaution (3.0/1.0)</w:t>
      </w:r>
    </w:p>
    <w:p w14:paraId="050D4BC6" w14:textId="77777777" w:rsidR="00990B14" w:rsidRDefault="00990B14" w:rsidP="00990B14">
      <w:r>
        <w:t>ritcherscale &gt; 3.5: no (6.0)</w:t>
      </w:r>
    </w:p>
    <w:p w14:paraId="6A20AAD7" w14:textId="77777777" w:rsidR="00990B14" w:rsidRDefault="00990B14" w:rsidP="00990B14"/>
    <w:p w14:paraId="0246F7FD" w14:textId="77777777" w:rsidR="00990B14" w:rsidRDefault="00990B14" w:rsidP="00990B14">
      <w:r>
        <w:t xml:space="preserve">Number of Leaves  : </w:t>
      </w:r>
      <w:r>
        <w:tab/>
        <w:t>2</w:t>
      </w:r>
    </w:p>
    <w:p w14:paraId="77A45E61" w14:textId="77777777" w:rsidR="00990B14" w:rsidRDefault="00990B14" w:rsidP="00990B14"/>
    <w:p w14:paraId="77C5954A" w14:textId="77777777" w:rsidR="00990B14" w:rsidRDefault="00990B14" w:rsidP="00990B14">
      <w:r>
        <w:t xml:space="preserve">Size of the tree : </w:t>
      </w:r>
      <w:r>
        <w:tab/>
        <w:t>3</w:t>
      </w:r>
    </w:p>
    <w:p w14:paraId="71FD37EF" w14:textId="77777777" w:rsidR="00990B14" w:rsidRDefault="00990B14" w:rsidP="00990B14"/>
    <w:p w14:paraId="1A57B600" w14:textId="77777777" w:rsidR="00990B14" w:rsidRDefault="00990B14" w:rsidP="00990B14"/>
    <w:p w14:paraId="31EDE050" w14:textId="77777777" w:rsidR="00990B14" w:rsidRDefault="00990B14" w:rsidP="00990B14">
      <w:r>
        <w:t>Time taken to build model: 0.02 seconds</w:t>
      </w:r>
    </w:p>
    <w:p w14:paraId="0DC32D64" w14:textId="77777777" w:rsidR="00990B14" w:rsidRDefault="00990B14" w:rsidP="00990B14"/>
    <w:p w14:paraId="13B0FE04" w14:textId="77777777" w:rsidR="00990B14" w:rsidRDefault="00990B14" w:rsidP="00990B14">
      <w:r>
        <w:t>=== Evaluation on training set ===</w:t>
      </w:r>
    </w:p>
    <w:p w14:paraId="080DAB22" w14:textId="77777777" w:rsidR="00990B14" w:rsidRDefault="00990B14" w:rsidP="00990B14">
      <w:r>
        <w:t>=== Summary ===</w:t>
      </w:r>
    </w:p>
    <w:p w14:paraId="0F6AFC5D" w14:textId="77777777" w:rsidR="00990B14" w:rsidRDefault="00990B14" w:rsidP="00990B14"/>
    <w:p w14:paraId="16603A6E" w14:textId="77777777" w:rsidR="00990B14" w:rsidRDefault="00990B14" w:rsidP="00990B14">
      <w:r>
        <w:t>Correctly Classified Instances           8               88.8889 %</w:t>
      </w:r>
    </w:p>
    <w:p w14:paraId="04AE3BBF" w14:textId="77777777" w:rsidR="00990B14" w:rsidRDefault="00990B14" w:rsidP="00990B14">
      <w:r>
        <w:t>Incorrectly Classified Instances         1               11.1111 %</w:t>
      </w:r>
    </w:p>
    <w:p w14:paraId="2B36C131" w14:textId="77777777" w:rsidR="00990B14" w:rsidRDefault="00990B14" w:rsidP="00990B14">
      <w:r>
        <w:t>Kappa statistic                          0.7692</w:t>
      </w:r>
    </w:p>
    <w:p w14:paraId="6E9E2E1E" w14:textId="77777777" w:rsidR="00990B14" w:rsidRDefault="00990B14" w:rsidP="00990B14">
      <w:r>
        <w:t>Mean absolute error                      0.0988</w:t>
      </w:r>
    </w:p>
    <w:p w14:paraId="455C3361" w14:textId="77777777" w:rsidR="00990B14" w:rsidRDefault="00990B14" w:rsidP="00990B14">
      <w:r>
        <w:t>Root mean squared error                  0.2222</w:t>
      </w:r>
    </w:p>
    <w:p w14:paraId="7D2BDB17" w14:textId="77777777" w:rsidR="00990B14" w:rsidRDefault="00990B14" w:rsidP="00990B14">
      <w:r>
        <w:t>Relative absolute error                 27.5862 %</w:t>
      </w:r>
    </w:p>
    <w:p w14:paraId="1680ECCE" w14:textId="77777777" w:rsidR="00990B14" w:rsidRDefault="00990B14" w:rsidP="00990B14">
      <w:r>
        <w:t>Root relative squared error             54.1828 %</w:t>
      </w:r>
    </w:p>
    <w:p w14:paraId="6B096098" w14:textId="77777777" w:rsidR="00990B14" w:rsidRDefault="00990B14" w:rsidP="00990B14">
      <w:r>
        <w:t xml:space="preserve">Total Number of Instances                9     </w:t>
      </w:r>
    </w:p>
    <w:p w14:paraId="61CB852D" w14:textId="77777777" w:rsidR="00990B14" w:rsidRDefault="00990B14" w:rsidP="00990B14"/>
    <w:p w14:paraId="513B203F" w14:textId="77777777" w:rsidR="00990B14" w:rsidRDefault="00990B14" w:rsidP="00990B14"/>
    <w:p w14:paraId="6450FCDB" w14:textId="77777777" w:rsidR="00990B14" w:rsidRDefault="00990B14" w:rsidP="00990B14"/>
    <w:p w14:paraId="120153F3" w14:textId="77777777" w:rsidR="00990B14" w:rsidRDefault="00990B14" w:rsidP="00990B14"/>
    <w:p w14:paraId="57FE4474" w14:textId="77777777" w:rsidR="00990B14" w:rsidRDefault="00990B14" w:rsidP="00990B14"/>
    <w:p w14:paraId="57C10728" w14:textId="77777777" w:rsidR="00990B14" w:rsidRDefault="00990B14" w:rsidP="00990B14">
      <w:r>
        <w:t>=== Detailed Accuracy By Class ===</w:t>
      </w:r>
    </w:p>
    <w:p w14:paraId="233C7462" w14:textId="77777777" w:rsidR="00990B14" w:rsidRDefault="00990B14" w:rsidP="00990B14"/>
    <w:p w14:paraId="614987D3" w14:textId="6F39163D" w:rsidR="00990B14" w:rsidRDefault="00990B14" w:rsidP="00990B14">
      <w:r>
        <w:t xml:space="preserve">               TP Rate   FP Rate   Precision   Recall  F-Measure   ROC Area  Class</w:t>
      </w:r>
    </w:p>
    <w:p w14:paraId="5CEC9AA5" w14:textId="77777777" w:rsidR="00990B14" w:rsidRDefault="00990B14" w:rsidP="00990B14">
      <w:r>
        <w:t xml:space="preserve">                 0         0          0         0         0          0.875    yes</w:t>
      </w:r>
    </w:p>
    <w:p w14:paraId="7BF5827B" w14:textId="77777777" w:rsidR="00990B14" w:rsidRDefault="00990B14" w:rsidP="00990B14">
      <w:r>
        <w:t xml:space="preserve">                 1         0.143      0.667     1         0.8        0.929    precaution</w:t>
      </w:r>
    </w:p>
    <w:p w14:paraId="149BA105" w14:textId="77777777" w:rsidR="00990B14" w:rsidRDefault="00990B14" w:rsidP="00990B14">
      <w:r>
        <w:t xml:space="preserve">                 1         0          1         1         1          1        no</w:t>
      </w:r>
    </w:p>
    <w:p w14:paraId="317D0BDE" w14:textId="77777777" w:rsidR="00990B14" w:rsidRDefault="00990B14" w:rsidP="00990B14">
      <w:r>
        <w:t xml:space="preserve">Weighted Avg.    0.889     0.032      0.815     0.889     0.844      0.97 </w:t>
      </w:r>
    </w:p>
    <w:p w14:paraId="253D0F54" w14:textId="77777777" w:rsidR="00990B14" w:rsidRDefault="00990B14" w:rsidP="00990B14"/>
    <w:p w14:paraId="3281CE87" w14:textId="77777777" w:rsidR="00990B14" w:rsidRDefault="00990B14" w:rsidP="00990B14">
      <w:r>
        <w:t>=== Confusion Matrix ===</w:t>
      </w:r>
    </w:p>
    <w:p w14:paraId="38DCCFAF" w14:textId="77777777" w:rsidR="00990B14" w:rsidRDefault="00990B14" w:rsidP="00990B14"/>
    <w:p w14:paraId="0A1840B9" w14:textId="2971DAD3" w:rsidR="00990B14" w:rsidRDefault="00990B14" w:rsidP="00990B14">
      <w:r>
        <w:t xml:space="preserve"> a b c   &lt;-- classified as</w:t>
      </w:r>
    </w:p>
    <w:p w14:paraId="5F77AC02" w14:textId="77777777" w:rsidR="00990B14" w:rsidRDefault="00990B14" w:rsidP="00990B14">
      <w:r>
        <w:t xml:space="preserve"> 0 1 0 | a = yes</w:t>
      </w:r>
    </w:p>
    <w:p w14:paraId="0D0EA86A" w14:textId="77777777" w:rsidR="00990B14" w:rsidRDefault="00990B14" w:rsidP="00990B14">
      <w:r>
        <w:t xml:space="preserve"> 0 2 0 | b = precaution</w:t>
      </w:r>
    </w:p>
    <w:p w14:paraId="065F9C44" w14:textId="77777777" w:rsidR="00990B14" w:rsidRDefault="00990B14" w:rsidP="00990B14">
      <w:r>
        <w:t xml:space="preserve"> 0 0 6 | c = no</w:t>
      </w:r>
    </w:p>
    <w:p w14:paraId="583E8183" w14:textId="77777777" w:rsidR="007C76C3" w:rsidRDefault="007C76C3" w:rsidP="00990B14"/>
    <w:p w14:paraId="70FB6B02" w14:textId="77777777" w:rsidR="007C76C3" w:rsidRDefault="007C76C3" w:rsidP="00990B14"/>
    <w:p w14:paraId="1CFA8132" w14:textId="77777777" w:rsidR="00990B14" w:rsidRDefault="00990B14" w:rsidP="00990B14"/>
    <w:p w14:paraId="6A0DFA30" w14:textId="6E4DF405" w:rsidR="00897972" w:rsidRDefault="00B15D53" w:rsidP="00990B14">
      <w:pPr>
        <w:rPr>
          <w:b/>
        </w:rPr>
      </w:pPr>
      <w:r>
        <w:rPr>
          <w:b/>
        </w:rPr>
        <w:t>Plot Matrix</w:t>
      </w:r>
    </w:p>
    <w:p w14:paraId="021EAFE1" w14:textId="6FD88930" w:rsidR="00B15D53" w:rsidRPr="00B15D53" w:rsidRDefault="00B15D53" w:rsidP="00990B14">
      <w:pPr>
        <w:rPr>
          <w:b/>
        </w:rPr>
      </w:pPr>
      <w:r>
        <w:rPr>
          <w:b/>
          <w:noProof/>
        </w:rPr>
        <w:drawing>
          <wp:inline distT="0" distB="0" distL="0" distR="0" wp14:anchorId="4A8DE744" wp14:editId="0055F30C">
            <wp:extent cx="5943600" cy="4748856"/>
            <wp:effectExtent l="0" t="0" r="0" b="127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48856"/>
                    </a:xfrm>
                    <a:prstGeom prst="rect">
                      <a:avLst/>
                    </a:prstGeom>
                    <a:noFill/>
                    <a:ln>
                      <a:noFill/>
                    </a:ln>
                  </pic:spPr>
                </pic:pic>
              </a:graphicData>
            </a:graphic>
          </wp:inline>
        </w:drawing>
      </w:r>
    </w:p>
    <w:p w14:paraId="2323DE5B" w14:textId="1A0F0463" w:rsidR="007C76C3" w:rsidRDefault="007C76C3" w:rsidP="00897972">
      <w:pPr>
        <w:pStyle w:val="SectionHeading"/>
        <w:jc w:val="left"/>
        <w:rPr>
          <w:rFonts w:ascii="Times New Roman" w:hAnsi="Times New Roman"/>
          <w:b/>
        </w:rPr>
      </w:pPr>
      <w:r>
        <w:rPr>
          <w:rFonts w:ascii="Times New Roman" w:hAnsi="Times New Roman"/>
          <w:b/>
        </w:rPr>
        <w:t>Tree Visualization</w:t>
      </w:r>
    </w:p>
    <w:p w14:paraId="4D280F93" w14:textId="76875413" w:rsidR="005D150B" w:rsidRDefault="007C76C3" w:rsidP="007C76C3">
      <w:r>
        <w:rPr>
          <w:noProof/>
        </w:rPr>
        <w:drawing>
          <wp:inline distT="0" distB="0" distL="0" distR="0" wp14:anchorId="779E4665" wp14:editId="68FF3F24">
            <wp:extent cx="5106035" cy="2885144"/>
            <wp:effectExtent l="0" t="0" r="0" b="10795"/>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7769" cy="2886124"/>
                    </a:xfrm>
                    <a:prstGeom prst="rect">
                      <a:avLst/>
                    </a:prstGeom>
                    <a:noFill/>
                    <a:ln>
                      <a:noFill/>
                    </a:ln>
                  </pic:spPr>
                </pic:pic>
              </a:graphicData>
            </a:graphic>
          </wp:inline>
        </w:drawing>
      </w:r>
    </w:p>
    <w:p w14:paraId="45B70B5D" w14:textId="77777777" w:rsidR="007C76C3" w:rsidRPr="0007053E" w:rsidRDefault="007C76C3" w:rsidP="0007053E"/>
    <w:p w14:paraId="53349423" w14:textId="006080D6" w:rsidR="007C76C3" w:rsidRPr="009C7A63" w:rsidRDefault="009C7A63" w:rsidP="00846274">
      <w:pPr>
        <w:spacing w:line="480" w:lineRule="auto"/>
        <w:rPr>
          <w:b/>
        </w:rPr>
      </w:pPr>
      <w:r>
        <w:rPr>
          <w:b/>
        </w:rPr>
        <w:t>K-means Clustering Implementation</w:t>
      </w:r>
    </w:p>
    <w:p w14:paraId="656B41B6" w14:textId="746A5AA1" w:rsidR="00846274" w:rsidRDefault="00846274" w:rsidP="00846274">
      <w:pPr>
        <w:spacing w:line="480" w:lineRule="auto"/>
      </w:pPr>
      <w:r>
        <w:t>Using WEKA , simple K-means clustering algorithm for data set containing details about earthquake is implemented.</w:t>
      </w:r>
    </w:p>
    <w:p w14:paraId="4C1FA0D8" w14:textId="190A2472" w:rsidR="00846274" w:rsidRPr="00846274" w:rsidRDefault="00846274" w:rsidP="00846274">
      <w:pPr>
        <w:spacing w:line="480" w:lineRule="auto"/>
        <w:rPr>
          <w:b/>
        </w:rPr>
      </w:pPr>
      <w:r>
        <w:rPr>
          <w:b/>
        </w:rPr>
        <w:t>Implementation Output of K-means Clustering</w:t>
      </w:r>
    </w:p>
    <w:p w14:paraId="6E8601CC" w14:textId="77777777" w:rsidR="00846274" w:rsidRDefault="00846274" w:rsidP="00846274">
      <w:pPr>
        <w:spacing w:line="480" w:lineRule="auto"/>
      </w:pPr>
      <w:r>
        <w:t>=== Run information ===</w:t>
      </w:r>
    </w:p>
    <w:p w14:paraId="638484BA" w14:textId="77777777" w:rsidR="00846274" w:rsidRDefault="00846274" w:rsidP="000B5589">
      <w:pPr>
        <w:spacing w:line="276" w:lineRule="auto"/>
      </w:pPr>
      <w:r>
        <w:t>Scheme:weka.clusterers.SimpleKMeans -N 2 -A "weka.core.EuclideanDistance -R first-last" -I 500 -S 10</w:t>
      </w:r>
    </w:p>
    <w:p w14:paraId="6DE4B413" w14:textId="77777777" w:rsidR="00846274" w:rsidRDefault="00846274" w:rsidP="000B5589">
      <w:pPr>
        <w:spacing w:line="276" w:lineRule="auto"/>
      </w:pPr>
      <w:r>
        <w:t>Relation:     weather.earthquake</w:t>
      </w:r>
    </w:p>
    <w:p w14:paraId="79DD3B4E" w14:textId="77777777" w:rsidR="00846274" w:rsidRDefault="00846274" w:rsidP="000B5589">
      <w:pPr>
        <w:spacing w:line="276" w:lineRule="auto"/>
      </w:pPr>
      <w:r>
        <w:t>Instances:    9</w:t>
      </w:r>
    </w:p>
    <w:p w14:paraId="373909A9" w14:textId="77777777" w:rsidR="00846274" w:rsidRDefault="00846274" w:rsidP="000B5589">
      <w:pPr>
        <w:spacing w:line="276" w:lineRule="auto"/>
      </w:pPr>
      <w:r>
        <w:t>Attributes:   5</w:t>
      </w:r>
    </w:p>
    <w:p w14:paraId="223468A5" w14:textId="77777777" w:rsidR="00846274" w:rsidRDefault="00846274" w:rsidP="000B5589">
      <w:pPr>
        <w:spacing w:line="276" w:lineRule="auto"/>
      </w:pPr>
      <w:r>
        <w:t xml:space="preserve">              ritcherscale</w:t>
      </w:r>
    </w:p>
    <w:p w14:paraId="4F9F4A06" w14:textId="77777777" w:rsidR="00846274" w:rsidRDefault="00846274" w:rsidP="000B5589">
      <w:pPr>
        <w:spacing w:line="276" w:lineRule="auto"/>
      </w:pPr>
      <w:r>
        <w:t xml:space="preserve">              description</w:t>
      </w:r>
    </w:p>
    <w:p w14:paraId="2CE797FB" w14:textId="77777777" w:rsidR="00846274" w:rsidRDefault="00846274" w:rsidP="000B5589">
      <w:pPr>
        <w:spacing w:line="276" w:lineRule="auto"/>
      </w:pPr>
      <w:r>
        <w:t xml:space="preserve">              occurrence</w:t>
      </w:r>
    </w:p>
    <w:p w14:paraId="4BBE3CD1" w14:textId="77777777" w:rsidR="00846274" w:rsidRDefault="00846274" w:rsidP="000B5589">
      <w:pPr>
        <w:spacing w:line="276" w:lineRule="auto"/>
      </w:pPr>
      <w:r>
        <w:t xml:space="preserve">              movement</w:t>
      </w:r>
    </w:p>
    <w:p w14:paraId="5C300673" w14:textId="77777777" w:rsidR="00846274" w:rsidRDefault="00846274" w:rsidP="000B5589">
      <w:pPr>
        <w:spacing w:line="276" w:lineRule="auto"/>
      </w:pPr>
      <w:r>
        <w:t xml:space="preserve">              safe</w:t>
      </w:r>
    </w:p>
    <w:p w14:paraId="39745287" w14:textId="77777777" w:rsidR="00846274" w:rsidRDefault="00846274" w:rsidP="000B5589">
      <w:pPr>
        <w:spacing w:line="276" w:lineRule="auto"/>
      </w:pPr>
      <w:r>
        <w:t>Test mode:evaluate on training data</w:t>
      </w:r>
    </w:p>
    <w:p w14:paraId="2FAC913A" w14:textId="77777777" w:rsidR="00DE2640" w:rsidRDefault="00846274" w:rsidP="000B5589">
      <w:pPr>
        <w:spacing w:line="276" w:lineRule="auto"/>
      </w:pPr>
      <w:r>
        <w:t>=== Model and evaluation on training set ===</w:t>
      </w:r>
    </w:p>
    <w:p w14:paraId="4A8898CF" w14:textId="0A4C26E7" w:rsidR="00846274" w:rsidRDefault="00846274" w:rsidP="000B5589">
      <w:pPr>
        <w:spacing w:line="276" w:lineRule="auto"/>
      </w:pPr>
      <w:r>
        <w:t>kMeans</w:t>
      </w:r>
    </w:p>
    <w:p w14:paraId="755B2127" w14:textId="77777777" w:rsidR="00846274" w:rsidRDefault="00846274" w:rsidP="000B5589">
      <w:pPr>
        <w:spacing w:line="276" w:lineRule="auto"/>
      </w:pPr>
      <w:r>
        <w:t>======</w:t>
      </w:r>
    </w:p>
    <w:p w14:paraId="43F3DD0A" w14:textId="77777777" w:rsidR="00846274" w:rsidRDefault="00846274" w:rsidP="000B5589">
      <w:pPr>
        <w:spacing w:line="276" w:lineRule="auto"/>
      </w:pPr>
      <w:r>
        <w:t>Number of iterations: 2</w:t>
      </w:r>
    </w:p>
    <w:p w14:paraId="7D73AA09" w14:textId="77777777" w:rsidR="00846274" w:rsidRDefault="00846274" w:rsidP="000B5589">
      <w:pPr>
        <w:spacing w:line="276" w:lineRule="auto"/>
      </w:pPr>
      <w:r>
        <w:t>Within cluster sum of squared errors: 14.395052910052911</w:t>
      </w:r>
    </w:p>
    <w:p w14:paraId="594F2091" w14:textId="77777777" w:rsidR="00846274" w:rsidRDefault="00846274" w:rsidP="000B5589">
      <w:pPr>
        <w:spacing w:line="276" w:lineRule="auto"/>
      </w:pPr>
      <w:r>
        <w:t>Missing values globally replaced with mean/mode</w:t>
      </w:r>
    </w:p>
    <w:p w14:paraId="4BA139E9" w14:textId="77777777" w:rsidR="00846274" w:rsidRDefault="00846274" w:rsidP="000B5589">
      <w:pPr>
        <w:spacing w:line="276" w:lineRule="auto"/>
      </w:pPr>
    </w:p>
    <w:p w14:paraId="03377451" w14:textId="77777777" w:rsidR="00846274" w:rsidRDefault="00846274" w:rsidP="000B5589">
      <w:pPr>
        <w:spacing w:line="276" w:lineRule="auto"/>
      </w:pPr>
      <w:r>
        <w:t>Cluster centroids:</w:t>
      </w:r>
    </w:p>
    <w:p w14:paraId="017604A5" w14:textId="77777777" w:rsidR="00846274" w:rsidRDefault="00846274" w:rsidP="000B5589">
      <w:pPr>
        <w:spacing w:line="276" w:lineRule="auto"/>
      </w:pPr>
      <w:r>
        <w:t xml:space="preserve">                                   Cluster#</w:t>
      </w:r>
    </w:p>
    <w:p w14:paraId="279CF0C8" w14:textId="77777777" w:rsidR="00846274" w:rsidRDefault="00846274" w:rsidP="000B5589">
      <w:pPr>
        <w:spacing w:line="276" w:lineRule="auto"/>
      </w:pPr>
      <w:r>
        <w:t>Attribute            Full Data            0            1</w:t>
      </w:r>
    </w:p>
    <w:p w14:paraId="4ACDF407" w14:textId="77777777" w:rsidR="00846274" w:rsidRDefault="00846274" w:rsidP="000B5589">
      <w:pPr>
        <w:spacing w:line="276" w:lineRule="auto"/>
      </w:pPr>
      <w:r>
        <w:t xml:space="preserve">                           (9)          (2)          (7)</w:t>
      </w:r>
    </w:p>
    <w:p w14:paraId="5A179342" w14:textId="77777777" w:rsidR="00846274" w:rsidRDefault="00846274" w:rsidP="000B5589">
      <w:pPr>
        <w:spacing w:line="276" w:lineRule="auto"/>
      </w:pPr>
      <w:r>
        <w:t>========================================================</w:t>
      </w:r>
    </w:p>
    <w:p w14:paraId="557943E9" w14:textId="77777777" w:rsidR="00846274" w:rsidRDefault="00846274" w:rsidP="000B5589">
      <w:pPr>
        <w:spacing w:line="276" w:lineRule="auto"/>
      </w:pPr>
      <w:r>
        <w:t>ritcherscale               5.2         1.45       6.2714</w:t>
      </w:r>
    </w:p>
    <w:p w14:paraId="282F21EE" w14:textId="77777777" w:rsidR="00846274" w:rsidRDefault="00846274" w:rsidP="000B5589">
      <w:pPr>
        <w:spacing w:line="276" w:lineRule="auto"/>
      </w:pPr>
      <w:r>
        <w:t>description           moderate        small     moderate</w:t>
      </w:r>
    </w:p>
    <w:p w14:paraId="33356A99" w14:textId="77777777" w:rsidR="00846274" w:rsidRDefault="00846274" w:rsidP="000B5589">
      <w:pPr>
        <w:spacing w:line="276" w:lineRule="auto"/>
      </w:pPr>
      <w:r>
        <w:t>occurrence              rarely        daily       rarely</w:t>
      </w:r>
    </w:p>
    <w:p w14:paraId="23473FD5" w14:textId="77777777" w:rsidR="00846274" w:rsidRDefault="00846274" w:rsidP="000B5589">
      <w:pPr>
        <w:spacing w:line="276" w:lineRule="auto"/>
      </w:pPr>
      <w:r>
        <w:t>movement          severesudden        small severesudden</w:t>
      </w:r>
    </w:p>
    <w:p w14:paraId="7F689675" w14:textId="77777777" w:rsidR="00846274" w:rsidRDefault="00846274" w:rsidP="000B5589">
      <w:pPr>
        <w:spacing w:line="276" w:lineRule="auto"/>
      </w:pPr>
      <w:r>
        <w:t>safe                        no          yes           no</w:t>
      </w:r>
    </w:p>
    <w:p w14:paraId="3779303A" w14:textId="77777777" w:rsidR="00846274" w:rsidRDefault="00846274" w:rsidP="000B5589">
      <w:pPr>
        <w:spacing w:line="276" w:lineRule="auto"/>
      </w:pPr>
      <w:r>
        <w:t>Time taken to build model (full training data) : 0 seconds</w:t>
      </w:r>
    </w:p>
    <w:p w14:paraId="3F3BE8A1" w14:textId="77777777" w:rsidR="00846274" w:rsidRDefault="00846274" w:rsidP="000B5589">
      <w:pPr>
        <w:spacing w:line="276" w:lineRule="auto"/>
      </w:pPr>
    </w:p>
    <w:p w14:paraId="78582DDE" w14:textId="77777777" w:rsidR="00846274" w:rsidRDefault="00846274" w:rsidP="000B5589">
      <w:pPr>
        <w:spacing w:line="276" w:lineRule="auto"/>
      </w:pPr>
      <w:r>
        <w:t>=== Model and evaluation on training set ===</w:t>
      </w:r>
    </w:p>
    <w:p w14:paraId="69E4A57E" w14:textId="77777777" w:rsidR="00846274" w:rsidRDefault="00846274" w:rsidP="000B5589">
      <w:pPr>
        <w:spacing w:line="276" w:lineRule="auto"/>
      </w:pPr>
    </w:p>
    <w:p w14:paraId="03ADB8C1" w14:textId="77777777" w:rsidR="00846274" w:rsidRDefault="00846274" w:rsidP="000B5589">
      <w:pPr>
        <w:spacing w:line="276" w:lineRule="auto"/>
      </w:pPr>
      <w:r>
        <w:t>Clustered Instances</w:t>
      </w:r>
    </w:p>
    <w:p w14:paraId="3A957FC2" w14:textId="77777777" w:rsidR="00846274" w:rsidRDefault="00846274" w:rsidP="000B5589">
      <w:pPr>
        <w:spacing w:line="276" w:lineRule="auto"/>
      </w:pPr>
    </w:p>
    <w:p w14:paraId="1452FF6F" w14:textId="3C3DB436" w:rsidR="00846274" w:rsidRDefault="00846274" w:rsidP="000B5589">
      <w:pPr>
        <w:spacing w:line="276" w:lineRule="auto"/>
      </w:pPr>
      <w:r>
        <w:t>0      2 ( 22%)</w:t>
      </w:r>
    </w:p>
    <w:p w14:paraId="74D3337D" w14:textId="2AEC5ABC" w:rsidR="009C7A63" w:rsidRDefault="00846274" w:rsidP="000B5589">
      <w:pPr>
        <w:spacing w:line="276" w:lineRule="auto"/>
      </w:pPr>
      <w:r>
        <w:t>1      7 ( 78%)</w:t>
      </w:r>
    </w:p>
    <w:p w14:paraId="252E121D" w14:textId="2C2CFF62" w:rsidR="009C7A63" w:rsidRDefault="009C7A63" w:rsidP="009C7A63"/>
    <w:p w14:paraId="554E16A3" w14:textId="53427BBF" w:rsidR="009C7A63" w:rsidRDefault="009C7A63" w:rsidP="009C7A63">
      <w:r>
        <w:rPr>
          <w:b/>
          <w:noProof/>
        </w:rPr>
        <w:drawing>
          <wp:inline distT="0" distB="0" distL="0" distR="0" wp14:anchorId="0A49806B" wp14:editId="3EAFC256">
            <wp:extent cx="5943600" cy="3148330"/>
            <wp:effectExtent l="0" t="0" r="0" b="127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a:ln>
                      <a:noFill/>
                    </a:ln>
                  </pic:spPr>
                </pic:pic>
              </a:graphicData>
            </a:graphic>
          </wp:inline>
        </w:drawing>
      </w:r>
    </w:p>
    <w:p w14:paraId="72AACA7B" w14:textId="77777777" w:rsidR="009C7A63" w:rsidRPr="009C7A63" w:rsidRDefault="009C7A63" w:rsidP="009C7A63"/>
    <w:p w14:paraId="38923484" w14:textId="1D26B5FD" w:rsidR="009C7A63" w:rsidRDefault="009C7A63" w:rsidP="009C7A63"/>
    <w:p w14:paraId="55392514" w14:textId="00D3190A" w:rsidR="00011FA4" w:rsidRDefault="009C7A63" w:rsidP="00011FA4">
      <w:r>
        <w:rPr>
          <w:noProof/>
        </w:rPr>
        <w:drawing>
          <wp:inline distT="0" distB="0" distL="0" distR="0" wp14:anchorId="6A352F63" wp14:editId="4BEEBEC9">
            <wp:extent cx="5176684" cy="3086100"/>
            <wp:effectExtent l="0" t="0" r="508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6684" cy="3086100"/>
                    </a:xfrm>
                    <a:prstGeom prst="rect">
                      <a:avLst/>
                    </a:prstGeom>
                    <a:noFill/>
                    <a:ln>
                      <a:noFill/>
                    </a:ln>
                  </pic:spPr>
                </pic:pic>
              </a:graphicData>
            </a:graphic>
          </wp:inline>
        </w:drawing>
      </w:r>
    </w:p>
    <w:p w14:paraId="7BC5FACC" w14:textId="77777777" w:rsidR="00011FA4" w:rsidRPr="00011FA4" w:rsidRDefault="00011FA4" w:rsidP="00011FA4"/>
    <w:p w14:paraId="3D743B72" w14:textId="75335E17" w:rsidR="00011FA4" w:rsidRDefault="00011FA4" w:rsidP="00011FA4"/>
    <w:tbl>
      <w:tblPr>
        <w:tblW w:w="6500" w:type="dxa"/>
        <w:tblInd w:w="93" w:type="dxa"/>
        <w:tblLook w:val="04A0" w:firstRow="1" w:lastRow="0" w:firstColumn="1" w:lastColumn="0" w:noHBand="0" w:noVBand="1"/>
      </w:tblPr>
      <w:tblGrid>
        <w:gridCol w:w="1374"/>
        <w:gridCol w:w="1335"/>
        <w:gridCol w:w="1317"/>
        <w:gridCol w:w="1303"/>
        <w:gridCol w:w="1276"/>
      </w:tblGrid>
      <w:tr w:rsidR="00011FA4" w:rsidRPr="00A905F8" w14:paraId="22C19035" w14:textId="77777777" w:rsidTr="00B06095">
        <w:trPr>
          <w:trHeight w:val="300"/>
        </w:trPr>
        <w:tc>
          <w:tcPr>
            <w:tcW w:w="6500" w:type="dxa"/>
            <w:gridSpan w:val="5"/>
            <w:tcBorders>
              <w:top w:val="single" w:sz="4" w:space="0" w:color="auto"/>
              <w:left w:val="single" w:sz="4" w:space="0" w:color="auto"/>
              <w:bottom w:val="single" w:sz="4" w:space="0" w:color="auto"/>
              <w:right w:val="single" w:sz="4" w:space="0" w:color="000000"/>
            </w:tcBorders>
            <w:shd w:val="clear" w:color="000000" w:fill="C5D9F1"/>
            <w:noWrap/>
            <w:vAlign w:val="bottom"/>
            <w:hideMark/>
          </w:tcPr>
          <w:p w14:paraId="73190AD5" w14:textId="77777777" w:rsidR="00011FA4" w:rsidRPr="00A905F8" w:rsidRDefault="00011FA4" w:rsidP="00B06095">
            <w:pPr>
              <w:jc w:val="center"/>
              <w:rPr>
                <w:rFonts w:ascii="Calibri" w:hAnsi="Calibri"/>
                <w:b/>
                <w:bCs/>
                <w:color w:val="000000"/>
              </w:rPr>
            </w:pPr>
            <w:r w:rsidRPr="00A905F8">
              <w:rPr>
                <w:rFonts w:ascii="Calibri" w:hAnsi="Calibri"/>
                <w:b/>
                <w:bCs/>
                <w:color w:val="000000"/>
              </w:rPr>
              <w:t>Cluster0</w:t>
            </w:r>
          </w:p>
        </w:tc>
      </w:tr>
      <w:tr w:rsidR="00011FA4" w:rsidRPr="00A905F8" w14:paraId="0967576D" w14:textId="77777777" w:rsidTr="00B06095">
        <w:trPr>
          <w:trHeight w:val="30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14:paraId="76C5FA6C" w14:textId="77777777" w:rsidR="00011FA4" w:rsidRPr="00A905F8" w:rsidRDefault="00011FA4" w:rsidP="00B06095">
            <w:pPr>
              <w:rPr>
                <w:rFonts w:ascii="Calibri" w:hAnsi="Calibri"/>
                <w:b/>
                <w:bCs/>
                <w:color w:val="000000"/>
              </w:rPr>
            </w:pPr>
            <w:r w:rsidRPr="00A905F8">
              <w:rPr>
                <w:rFonts w:ascii="Calibri" w:hAnsi="Calibri"/>
                <w:b/>
                <w:bCs/>
                <w:color w:val="000000"/>
              </w:rPr>
              <w:t>ritcherscale</w:t>
            </w:r>
          </w:p>
        </w:tc>
        <w:tc>
          <w:tcPr>
            <w:tcW w:w="1316" w:type="dxa"/>
            <w:tcBorders>
              <w:top w:val="nil"/>
              <w:left w:val="nil"/>
              <w:bottom w:val="single" w:sz="4" w:space="0" w:color="auto"/>
              <w:right w:val="single" w:sz="4" w:space="0" w:color="auto"/>
            </w:tcBorders>
            <w:shd w:val="clear" w:color="auto" w:fill="auto"/>
            <w:noWrap/>
            <w:vAlign w:val="bottom"/>
            <w:hideMark/>
          </w:tcPr>
          <w:p w14:paraId="2424F1C7" w14:textId="77777777" w:rsidR="00011FA4" w:rsidRPr="00A905F8" w:rsidRDefault="00011FA4" w:rsidP="00B06095">
            <w:pPr>
              <w:rPr>
                <w:rFonts w:ascii="Calibri" w:hAnsi="Calibri"/>
                <w:b/>
                <w:bCs/>
                <w:color w:val="000000"/>
              </w:rPr>
            </w:pPr>
            <w:r w:rsidRPr="00A905F8">
              <w:rPr>
                <w:rFonts w:ascii="Calibri" w:hAnsi="Calibri"/>
                <w:b/>
                <w:bCs/>
                <w:color w:val="000000"/>
              </w:rPr>
              <w:t>description</w:t>
            </w:r>
          </w:p>
        </w:tc>
        <w:tc>
          <w:tcPr>
            <w:tcW w:w="1295" w:type="dxa"/>
            <w:tcBorders>
              <w:top w:val="nil"/>
              <w:left w:val="nil"/>
              <w:bottom w:val="single" w:sz="4" w:space="0" w:color="auto"/>
              <w:right w:val="single" w:sz="4" w:space="0" w:color="auto"/>
            </w:tcBorders>
            <w:shd w:val="clear" w:color="auto" w:fill="auto"/>
            <w:noWrap/>
            <w:vAlign w:val="bottom"/>
            <w:hideMark/>
          </w:tcPr>
          <w:p w14:paraId="385C328A" w14:textId="77777777" w:rsidR="00011FA4" w:rsidRPr="00A905F8" w:rsidRDefault="00011FA4" w:rsidP="00B06095">
            <w:pPr>
              <w:rPr>
                <w:rFonts w:ascii="Calibri" w:hAnsi="Calibri"/>
                <w:b/>
                <w:bCs/>
                <w:color w:val="000000"/>
              </w:rPr>
            </w:pPr>
            <w:r w:rsidRPr="00A905F8">
              <w:rPr>
                <w:rFonts w:ascii="Calibri" w:hAnsi="Calibri"/>
                <w:b/>
                <w:bCs/>
                <w:color w:val="000000"/>
              </w:rPr>
              <w:t>occurrence</w:t>
            </w:r>
          </w:p>
        </w:tc>
        <w:tc>
          <w:tcPr>
            <w:tcW w:w="1279" w:type="dxa"/>
            <w:tcBorders>
              <w:top w:val="nil"/>
              <w:left w:val="nil"/>
              <w:bottom w:val="single" w:sz="4" w:space="0" w:color="auto"/>
              <w:right w:val="single" w:sz="4" w:space="0" w:color="auto"/>
            </w:tcBorders>
            <w:shd w:val="clear" w:color="auto" w:fill="auto"/>
            <w:noWrap/>
            <w:vAlign w:val="bottom"/>
            <w:hideMark/>
          </w:tcPr>
          <w:p w14:paraId="440BAA67" w14:textId="77777777" w:rsidR="00011FA4" w:rsidRPr="00A905F8" w:rsidRDefault="00011FA4" w:rsidP="00B06095">
            <w:pPr>
              <w:rPr>
                <w:rFonts w:ascii="Calibri" w:hAnsi="Calibri"/>
                <w:b/>
                <w:bCs/>
                <w:color w:val="000000"/>
              </w:rPr>
            </w:pPr>
            <w:r w:rsidRPr="00A905F8">
              <w:rPr>
                <w:rFonts w:ascii="Calibri" w:hAnsi="Calibri"/>
                <w:b/>
                <w:bCs/>
                <w:color w:val="000000"/>
              </w:rPr>
              <w:t>movement</w:t>
            </w:r>
          </w:p>
        </w:tc>
        <w:tc>
          <w:tcPr>
            <w:tcW w:w="1248" w:type="dxa"/>
            <w:tcBorders>
              <w:top w:val="nil"/>
              <w:left w:val="nil"/>
              <w:bottom w:val="single" w:sz="4" w:space="0" w:color="auto"/>
              <w:right w:val="single" w:sz="4" w:space="0" w:color="auto"/>
            </w:tcBorders>
            <w:shd w:val="clear" w:color="auto" w:fill="auto"/>
            <w:noWrap/>
            <w:vAlign w:val="bottom"/>
            <w:hideMark/>
          </w:tcPr>
          <w:p w14:paraId="0E951C32" w14:textId="77777777" w:rsidR="00011FA4" w:rsidRPr="00A905F8" w:rsidRDefault="00011FA4" w:rsidP="00B06095">
            <w:pPr>
              <w:rPr>
                <w:rFonts w:ascii="Calibri" w:hAnsi="Calibri"/>
                <w:b/>
                <w:bCs/>
                <w:color w:val="000000"/>
              </w:rPr>
            </w:pPr>
            <w:r w:rsidRPr="00A905F8">
              <w:rPr>
                <w:rFonts w:ascii="Calibri" w:hAnsi="Calibri"/>
                <w:b/>
                <w:bCs/>
                <w:color w:val="000000"/>
              </w:rPr>
              <w:t>safe</w:t>
            </w:r>
          </w:p>
        </w:tc>
      </w:tr>
      <w:tr w:rsidR="00011FA4" w:rsidRPr="00A905F8" w14:paraId="017A2072" w14:textId="77777777" w:rsidTr="00B06095">
        <w:trPr>
          <w:trHeight w:val="30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14:paraId="5C9198FC" w14:textId="77777777" w:rsidR="00011FA4" w:rsidRPr="00A905F8" w:rsidRDefault="00011FA4" w:rsidP="00B06095">
            <w:pPr>
              <w:jc w:val="right"/>
              <w:rPr>
                <w:rFonts w:ascii="Calibri" w:hAnsi="Calibri"/>
                <w:color w:val="000000"/>
              </w:rPr>
            </w:pPr>
            <w:r w:rsidRPr="00A905F8">
              <w:rPr>
                <w:rFonts w:ascii="Calibri" w:hAnsi="Calibri"/>
                <w:color w:val="000000"/>
              </w:rPr>
              <w:t>0</w:t>
            </w:r>
          </w:p>
        </w:tc>
        <w:tc>
          <w:tcPr>
            <w:tcW w:w="1316" w:type="dxa"/>
            <w:tcBorders>
              <w:top w:val="nil"/>
              <w:left w:val="nil"/>
              <w:bottom w:val="single" w:sz="4" w:space="0" w:color="auto"/>
              <w:right w:val="single" w:sz="4" w:space="0" w:color="auto"/>
            </w:tcBorders>
            <w:shd w:val="clear" w:color="auto" w:fill="auto"/>
            <w:noWrap/>
            <w:vAlign w:val="bottom"/>
            <w:hideMark/>
          </w:tcPr>
          <w:p w14:paraId="58A6D1B7" w14:textId="77777777" w:rsidR="00011FA4" w:rsidRPr="00A905F8" w:rsidRDefault="00011FA4" w:rsidP="00B06095">
            <w:pPr>
              <w:rPr>
                <w:rFonts w:ascii="Calibri" w:hAnsi="Calibri"/>
                <w:color w:val="000000"/>
              </w:rPr>
            </w:pPr>
            <w:r w:rsidRPr="00A905F8">
              <w:rPr>
                <w:rFonts w:ascii="Calibri" w:hAnsi="Calibri"/>
                <w:color w:val="000000"/>
              </w:rPr>
              <w:t>small</w:t>
            </w:r>
          </w:p>
        </w:tc>
        <w:tc>
          <w:tcPr>
            <w:tcW w:w="1295" w:type="dxa"/>
            <w:tcBorders>
              <w:top w:val="nil"/>
              <w:left w:val="nil"/>
              <w:bottom w:val="single" w:sz="4" w:space="0" w:color="auto"/>
              <w:right w:val="single" w:sz="4" w:space="0" w:color="auto"/>
            </w:tcBorders>
            <w:shd w:val="clear" w:color="auto" w:fill="auto"/>
            <w:noWrap/>
            <w:vAlign w:val="bottom"/>
            <w:hideMark/>
          </w:tcPr>
          <w:p w14:paraId="12C82EFA" w14:textId="77777777" w:rsidR="00011FA4" w:rsidRPr="00A905F8" w:rsidRDefault="00011FA4" w:rsidP="00B06095">
            <w:pPr>
              <w:rPr>
                <w:rFonts w:ascii="Calibri" w:hAnsi="Calibri"/>
                <w:color w:val="000000"/>
              </w:rPr>
            </w:pPr>
            <w:r w:rsidRPr="00A905F8">
              <w:rPr>
                <w:rFonts w:ascii="Calibri" w:hAnsi="Calibri"/>
                <w:color w:val="000000"/>
              </w:rPr>
              <w:t>daily</w:t>
            </w:r>
          </w:p>
        </w:tc>
        <w:tc>
          <w:tcPr>
            <w:tcW w:w="1279" w:type="dxa"/>
            <w:tcBorders>
              <w:top w:val="nil"/>
              <w:left w:val="nil"/>
              <w:bottom w:val="single" w:sz="4" w:space="0" w:color="auto"/>
              <w:right w:val="single" w:sz="4" w:space="0" w:color="auto"/>
            </w:tcBorders>
            <w:shd w:val="clear" w:color="auto" w:fill="auto"/>
            <w:noWrap/>
            <w:vAlign w:val="bottom"/>
            <w:hideMark/>
          </w:tcPr>
          <w:p w14:paraId="24BEE9F7" w14:textId="77777777" w:rsidR="00011FA4" w:rsidRPr="00A905F8" w:rsidRDefault="00011FA4" w:rsidP="00B06095">
            <w:pPr>
              <w:rPr>
                <w:rFonts w:ascii="Calibri" w:hAnsi="Calibri"/>
                <w:color w:val="000000"/>
              </w:rPr>
            </w:pPr>
            <w:r w:rsidRPr="00A905F8">
              <w:rPr>
                <w:rFonts w:ascii="Calibri" w:hAnsi="Calibri"/>
                <w:color w:val="000000"/>
              </w:rPr>
              <w:t>small</w:t>
            </w:r>
          </w:p>
        </w:tc>
        <w:tc>
          <w:tcPr>
            <w:tcW w:w="1248" w:type="dxa"/>
            <w:tcBorders>
              <w:top w:val="nil"/>
              <w:left w:val="nil"/>
              <w:bottom w:val="single" w:sz="4" w:space="0" w:color="auto"/>
              <w:right w:val="single" w:sz="4" w:space="0" w:color="auto"/>
            </w:tcBorders>
            <w:shd w:val="clear" w:color="auto" w:fill="auto"/>
            <w:noWrap/>
            <w:vAlign w:val="bottom"/>
            <w:hideMark/>
          </w:tcPr>
          <w:p w14:paraId="4B226499" w14:textId="77777777" w:rsidR="00011FA4" w:rsidRPr="00A905F8" w:rsidRDefault="00011FA4" w:rsidP="00B06095">
            <w:pPr>
              <w:rPr>
                <w:rFonts w:ascii="Calibri" w:hAnsi="Calibri"/>
                <w:color w:val="000000"/>
              </w:rPr>
            </w:pPr>
            <w:r w:rsidRPr="00A905F8">
              <w:rPr>
                <w:rFonts w:ascii="Calibri" w:hAnsi="Calibri"/>
                <w:color w:val="000000"/>
              </w:rPr>
              <w:t>yes</w:t>
            </w:r>
          </w:p>
        </w:tc>
      </w:tr>
      <w:tr w:rsidR="00011FA4" w:rsidRPr="00A905F8" w14:paraId="052DAF51" w14:textId="77777777" w:rsidTr="00B06095">
        <w:trPr>
          <w:trHeight w:val="300"/>
        </w:trPr>
        <w:tc>
          <w:tcPr>
            <w:tcW w:w="1362" w:type="dxa"/>
            <w:tcBorders>
              <w:top w:val="nil"/>
              <w:left w:val="single" w:sz="4" w:space="0" w:color="auto"/>
              <w:bottom w:val="single" w:sz="4" w:space="0" w:color="auto"/>
              <w:right w:val="single" w:sz="4" w:space="0" w:color="auto"/>
            </w:tcBorders>
            <w:shd w:val="clear" w:color="auto" w:fill="auto"/>
            <w:noWrap/>
            <w:vAlign w:val="bottom"/>
            <w:hideMark/>
          </w:tcPr>
          <w:p w14:paraId="453B673E" w14:textId="77777777" w:rsidR="00011FA4" w:rsidRPr="00A905F8" w:rsidRDefault="00011FA4" w:rsidP="00B06095">
            <w:pPr>
              <w:jc w:val="right"/>
              <w:rPr>
                <w:rFonts w:ascii="Calibri" w:hAnsi="Calibri"/>
                <w:color w:val="000000"/>
              </w:rPr>
            </w:pPr>
            <w:r w:rsidRPr="00A905F8">
              <w:rPr>
                <w:rFonts w:ascii="Calibri" w:hAnsi="Calibri"/>
                <w:color w:val="000000"/>
              </w:rPr>
              <w:t>2.9</w:t>
            </w:r>
          </w:p>
        </w:tc>
        <w:tc>
          <w:tcPr>
            <w:tcW w:w="1316" w:type="dxa"/>
            <w:tcBorders>
              <w:top w:val="nil"/>
              <w:left w:val="nil"/>
              <w:bottom w:val="single" w:sz="4" w:space="0" w:color="auto"/>
              <w:right w:val="single" w:sz="4" w:space="0" w:color="auto"/>
            </w:tcBorders>
            <w:shd w:val="clear" w:color="auto" w:fill="auto"/>
            <w:noWrap/>
            <w:vAlign w:val="bottom"/>
            <w:hideMark/>
          </w:tcPr>
          <w:p w14:paraId="12F48759" w14:textId="77777777" w:rsidR="00011FA4" w:rsidRPr="00A905F8" w:rsidRDefault="00011FA4" w:rsidP="00B06095">
            <w:pPr>
              <w:rPr>
                <w:rFonts w:ascii="Calibri" w:hAnsi="Calibri"/>
                <w:color w:val="000000"/>
              </w:rPr>
            </w:pPr>
            <w:r w:rsidRPr="00A905F8">
              <w:rPr>
                <w:rFonts w:ascii="Calibri" w:hAnsi="Calibri"/>
                <w:color w:val="000000"/>
              </w:rPr>
              <w:t>small</w:t>
            </w:r>
          </w:p>
        </w:tc>
        <w:tc>
          <w:tcPr>
            <w:tcW w:w="1295" w:type="dxa"/>
            <w:tcBorders>
              <w:top w:val="nil"/>
              <w:left w:val="nil"/>
              <w:bottom w:val="single" w:sz="4" w:space="0" w:color="auto"/>
              <w:right w:val="single" w:sz="4" w:space="0" w:color="auto"/>
            </w:tcBorders>
            <w:shd w:val="clear" w:color="auto" w:fill="auto"/>
            <w:noWrap/>
            <w:vAlign w:val="bottom"/>
            <w:hideMark/>
          </w:tcPr>
          <w:p w14:paraId="49F92DC2" w14:textId="77777777" w:rsidR="00011FA4" w:rsidRPr="00A905F8" w:rsidRDefault="00011FA4" w:rsidP="00B06095">
            <w:pPr>
              <w:rPr>
                <w:rFonts w:ascii="Calibri" w:hAnsi="Calibri"/>
                <w:color w:val="000000"/>
              </w:rPr>
            </w:pPr>
            <w:r w:rsidRPr="00A905F8">
              <w:rPr>
                <w:rFonts w:ascii="Calibri" w:hAnsi="Calibri"/>
                <w:color w:val="000000"/>
              </w:rPr>
              <w:t>yearly</w:t>
            </w:r>
          </w:p>
        </w:tc>
        <w:tc>
          <w:tcPr>
            <w:tcW w:w="1279" w:type="dxa"/>
            <w:tcBorders>
              <w:top w:val="nil"/>
              <w:left w:val="nil"/>
              <w:bottom w:val="single" w:sz="4" w:space="0" w:color="auto"/>
              <w:right w:val="single" w:sz="4" w:space="0" w:color="auto"/>
            </w:tcBorders>
            <w:shd w:val="clear" w:color="auto" w:fill="auto"/>
            <w:noWrap/>
            <w:vAlign w:val="bottom"/>
            <w:hideMark/>
          </w:tcPr>
          <w:p w14:paraId="775D4FCD" w14:textId="77777777" w:rsidR="00011FA4" w:rsidRPr="00A905F8" w:rsidRDefault="00011FA4" w:rsidP="00B06095">
            <w:pPr>
              <w:rPr>
                <w:rFonts w:ascii="Calibri" w:hAnsi="Calibri"/>
                <w:color w:val="000000"/>
              </w:rPr>
            </w:pPr>
            <w:r w:rsidRPr="00A905F8">
              <w:rPr>
                <w:rFonts w:ascii="Calibri" w:hAnsi="Calibri"/>
                <w:color w:val="000000"/>
              </w:rPr>
              <w:t>small</w:t>
            </w:r>
          </w:p>
        </w:tc>
        <w:tc>
          <w:tcPr>
            <w:tcW w:w="1248" w:type="dxa"/>
            <w:tcBorders>
              <w:top w:val="nil"/>
              <w:left w:val="nil"/>
              <w:bottom w:val="single" w:sz="4" w:space="0" w:color="auto"/>
              <w:right w:val="single" w:sz="4" w:space="0" w:color="auto"/>
            </w:tcBorders>
            <w:shd w:val="clear" w:color="auto" w:fill="auto"/>
            <w:noWrap/>
            <w:vAlign w:val="bottom"/>
            <w:hideMark/>
          </w:tcPr>
          <w:p w14:paraId="51CB73FE" w14:textId="77777777" w:rsidR="00011FA4" w:rsidRPr="00A905F8" w:rsidRDefault="00011FA4" w:rsidP="00B06095">
            <w:pPr>
              <w:rPr>
                <w:rFonts w:ascii="Calibri" w:hAnsi="Calibri"/>
                <w:color w:val="000000"/>
              </w:rPr>
            </w:pPr>
            <w:r w:rsidRPr="00A905F8">
              <w:rPr>
                <w:rFonts w:ascii="Calibri" w:hAnsi="Calibri"/>
                <w:color w:val="000000"/>
              </w:rPr>
              <w:t>precaution</w:t>
            </w:r>
          </w:p>
        </w:tc>
      </w:tr>
    </w:tbl>
    <w:p w14:paraId="4EAD8D78" w14:textId="52C03B7F" w:rsidR="00011FA4" w:rsidRDefault="00011FA4" w:rsidP="00011FA4"/>
    <w:p w14:paraId="2B7FF577" w14:textId="77777777" w:rsidR="00011FA4" w:rsidRPr="00011FA4" w:rsidRDefault="00011FA4" w:rsidP="00011FA4"/>
    <w:p w14:paraId="33B758FF" w14:textId="66F8A62D" w:rsidR="00011FA4" w:rsidRDefault="00011FA4" w:rsidP="00011FA4"/>
    <w:tbl>
      <w:tblPr>
        <w:tblW w:w="6500" w:type="dxa"/>
        <w:tblInd w:w="93" w:type="dxa"/>
        <w:tblLook w:val="04A0" w:firstRow="1" w:lastRow="0" w:firstColumn="1" w:lastColumn="0" w:noHBand="0" w:noVBand="1"/>
      </w:tblPr>
      <w:tblGrid>
        <w:gridCol w:w="1374"/>
        <w:gridCol w:w="1335"/>
        <w:gridCol w:w="1317"/>
        <w:gridCol w:w="1896"/>
        <w:gridCol w:w="1276"/>
      </w:tblGrid>
      <w:tr w:rsidR="00011FA4" w:rsidRPr="001230E6" w14:paraId="66136142" w14:textId="77777777" w:rsidTr="00B06095">
        <w:trPr>
          <w:trHeight w:val="300"/>
        </w:trPr>
        <w:tc>
          <w:tcPr>
            <w:tcW w:w="6500" w:type="dxa"/>
            <w:gridSpan w:val="5"/>
            <w:tcBorders>
              <w:top w:val="single" w:sz="4" w:space="0" w:color="auto"/>
              <w:left w:val="single" w:sz="4" w:space="0" w:color="auto"/>
              <w:bottom w:val="single" w:sz="4" w:space="0" w:color="auto"/>
              <w:right w:val="single" w:sz="4" w:space="0" w:color="000000"/>
            </w:tcBorders>
            <w:shd w:val="clear" w:color="000000" w:fill="C5D9F1"/>
            <w:noWrap/>
            <w:vAlign w:val="bottom"/>
            <w:hideMark/>
          </w:tcPr>
          <w:p w14:paraId="24337B71" w14:textId="77777777" w:rsidR="00011FA4" w:rsidRPr="001230E6" w:rsidRDefault="00011FA4" w:rsidP="00B06095">
            <w:pPr>
              <w:jc w:val="center"/>
              <w:rPr>
                <w:rFonts w:ascii="Calibri" w:hAnsi="Calibri"/>
                <w:b/>
                <w:bCs/>
                <w:color w:val="000000"/>
              </w:rPr>
            </w:pPr>
            <w:r w:rsidRPr="001230E6">
              <w:rPr>
                <w:rFonts w:ascii="Calibri" w:hAnsi="Calibri"/>
                <w:b/>
                <w:bCs/>
                <w:color w:val="000000"/>
              </w:rPr>
              <w:t>Cluster1</w:t>
            </w:r>
          </w:p>
        </w:tc>
      </w:tr>
      <w:tr w:rsidR="00011FA4" w:rsidRPr="001230E6" w14:paraId="3C1C4EDE" w14:textId="77777777" w:rsidTr="00B06095">
        <w:trPr>
          <w:trHeight w:val="300"/>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10871E8F" w14:textId="77777777" w:rsidR="00011FA4" w:rsidRPr="001230E6" w:rsidRDefault="00011FA4" w:rsidP="00B06095">
            <w:pPr>
              <w:rPr>
                <w:rFonts w:ascii="Calibri" w:hAnsi="Calibri"/>
                <w:b/>
                <w:bCs/>
                <w:color w:val="000000"/>
              </w:rPr>
            </w:pPr>
            <w:r w:rsidRPr="001230E6">
              <w:rPr>
                <w:rFonts w:ascii="Calibri" w:hAnsi="Calibri"/>
                <w:b/>
                <w:bCs/>
                <w:color w:val="000000"/>
              </w:rPr>
              <w:t>ritcherscale</w:t>
            </w:r>
          </w:p>
        </w:tc>
        <w:tc>
          <w:tcPr>
            <w:tcW w:w="1192" w:type="dxa"/>
            <w:tcBorders>
              <w:top w:val="nil"/>
              <w:left w:val="nil"/>
              <w:bottom w:val="single" w:sz="4" w:space="0" w:color="auto"/>
              <w:right w:val="single" w:sz="4" w:space="0" w:color="auto"/>
            </w:tcBorders>
            <w:shd w:val="clear" w:color="auto" w:fill="auto"/>
            <w:noWrap/>
            <w:vAlign w:val="bottom"/>
            <w:hideMark/>
          </w:tcPr>
          <w:p w14:paraId="2AAC17E9" w14:textId="77777777" w:rsidR="00011FA4" w:rsidRPr="001230E6" w:rsidRDefault="00011FA4" w:rsidP="00B06095">
            <w:pPr>
              <w:rPr>
                <w:rFonts w:ascii="Calibri" w:hAnsi="Calibri"/>
                <w:b/>
                <w:bCs/>
                <w:color w:val="000000"/>
              </w:rPr>
            </w:pPr>
            <w:r w:rsidRPr="001230E6">
              <w:rPr>
                <w:rFonts w:ascii="Calibri" w:hAnsi="Calibri"/>
                <w:b/>
                <w:bCs/>
                <w:color w:val="000000"/>
              </w:rPr>
              <w:t>description</w:t>
            </w:r>
          </w:p>
        </w:tc>
        <w:tc>
          <w:tcPr>
            <w:tcW w:w="1173" w:type="dxa"/>
            <w:tcBorders>
              <w:top w:val="nil"/>
              <w:left w:val="nil"/>
              <w:bottom w:val="single" w:sz="4" w:space="0" w:color="auto"/>
              <w:right w:val="single" w:sz="4" w:space="0" w:color="auto"/>
            </w:tcBorders>
            <w:shd w:val="clear" w:color="auto" w:fill="auto"/>
            <w:noWrap/>
            <w:vAlign w:val="bottom"/>
            <w:hideMark/>
          </w:tcPr>
          <w:p w14:paraId="271E15D2" w14:textId="77777777" w:rsidR="00011FA4" w:rsidRPr="001230E6" w:rsidRDefault="00011FA4" w:rsidP="00B06095">
            <w:pPr>
              <w:rPr>
                <w:rFonts w:ascii="Calibri" w:hAnsi="Calibri"/>
                <w:b/>
                <w:bCs/>
                <w:color w:val="000000"/>
              </w:rPr>
            </w:pPr>
            <w:r w:rsidRPr="001230E6">
              <w:rPr>
                <w:rFonts w:ascii="Calibri" w:hAnsi="Calibri"/>
                <w:b/>
                <w:bCs/>
                <w:color w:val="000000"/>
              </w:rPr>
              <w:t>occurrence</w:t>
            </w:r>
          </w:p>
        </w:tc>
        <w:tc>
          <w:tcPr>
            <w:tcW w:w="1773" w:type="dxa"/>
            <w:tcBorders>
              <w:top w:val="nil"/>
              <w:left w:val="nil"/>
              <w:bottom w:val="single" w:sz="4" w:space="0" w:color="auto"/>
              <w:right w:val="single" w:sz="4" w:space="0" w:color="auto"/>
            </w:tcBorders>
            <w:shd w:val="clear" w:color="auto" w:fill="auto"/>
            <w:noWrap/>
            <w:vAlign w:val="bottom"/>
            <w:hideMark/>
          </w:tcPr>
          <w:p w14:paraId="4837DA67" w14:textId="77777777" w:rsidR="00011FA4" w:rsidRPr="001230E6" w:rsidRDefault="00011FA4" w:rsidP="00B06095">
            <w:pPr>
              <w:rPr>
                <w:rFonts w:ascii="Calibri" w:hAnsi="Calibri"/>
                <w:b/>
                <w:bCs/>
                <w:color w:val="000000"/>
              </w:rPr>
            </w:pPr>
            <w:r w:rsidRPr="001230E6">
              <w:rPr>
                <w:rFonts w:ascii="Calibri" w:hAnsi="Calibri"/>
                <w:b/>
                <w:bCs/>
                <w:color w:val="000000"/>
              </w:rPr>
              <w:t>movement</w:t>
            </w:r>
          </w:p>
        </w:tc>
        <w:tc>
          <w:tcPr>
            <w:tcW w:w="1130" w:type="dxa"/>
            <w:tcBorders>
              <w:top w:val="nil"/>
              <w:left w:val="nil"/>
              <w:bottom w:val="single" w:sz="4" w:space="0" w:color="auto"/>
              <w:right w:val="single" w:sz="4" w:space="0" w:color="auto"/>
            </w:tcBorders>
            <w:shd w:val="clear" w:color="auto" w:fill="auto"/>
            <w:noWrap/>
            <w:vAlign w:val="bottom"/>
            <w:hideMark/>
          </w:tcPr>
          <w:p w14:paraId="21C27557" w14:textId="77777777" w:rsidR="00011FA4" w:rsidRPr="001230E6" w:rsidRDefault="00011FA4" w:rsidP="00B06095">
            <w:pPr>
              <w:rPr>
                <w:rFonts w:ascii="Calibri" w:hAnsi="Calibri"/>
                <w:b/>
                <w:bCs/>
                <w:color w:val="000000"/>
              </w:rPr>
            </w:pPr>
            <w:r w:rsidRPr="001230E6">
              <w:rPr>
                <w:rFonts w:ascii="Calibri" w:hAnsi="Calibri"/>
                <w:b/>
                <w:bCs/>
                <w:color w:val="000000"/>
              </w:rPr>
              <w:t>safe</w:t>
            </w:r>
          </w:p>
        </w:tc>
      </w:tr>
      <w:tr w:rsidR="00011FA4" w:rsidRPr="001230E6" w14:paraId="2C174AE5" w14:textId="77777777" w:rsidTr="00B06095">
        <w:trPr>
          <w:trHeight w:val="300"/>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250A6055" w14:textId="77777777" w:rsidR="00011FA4" w:rsidRPr="001230E6" w:rsidRDefault="00011FA4" w:rsidP="00B06095">
            <w:pPr>
              <w:jc w:val="right"/>
              <w:rPr>
                <w:rFonts w:ascii="Calibri" w:hAnsi="Calibri"/>
                <w:color w:val="000000"/>
              </w:rPr>
            </w:pPr>
            <w:r w:rsidRPr="001230E6">
              <w:rPr>
                <w:rFonts w:ascii="Calibri" w:hAnsi="Calibri"/>
                <w:color w:val="000000"/>
              </w:rPr>
              <w:t>3.5</w:t>
            </w:r>
          </w:p>
        </w:tc>
        <w:tc>
          <w:tcPr>
            <w:tcW w:w="1192" w:type="dxa"/>
            <w:tcBorders>
              <w:top w:val="nil"/>
              <w:left w:val="nil"/>
              <w:bottom w:val="single" w:sz="4" w:space="0" w:color="auto"/>
              <w:right w:val="single" w:sz="4" w:space="0" w:color="auto"/>
            </w:tcBorders>
            <w:shd w:val="clear" w:color="auto" w:fill="auto"/>
            <w:noWrap/>
            <w:vAlign w:val="bottom"/>
            <w:hideMark/>
          </w:tcPr>
          <w:p w14:paraId="1A1E73E0" w14:textId="77777777" w:rsidR="00011FA4" w:rsidRPr="001230E6" w:rsidRDefault="00011FA4" w:rsidP="00B06095">
            <w:pPr>
              <w:rPr>
                <w:rFonts w:ascii="Calibri" w:hAnsi="Calibri"/>
                <w:color w:val="000000"/>
              </w:rPr>
            </w:pPr>
            <w:r w:rsidRPr="001230E6">
              <w:rPr>
                <w:rFonts w:ascii="Calibri" w:hAnsi="Calibri"/>
                <w:color w:val="000000"/>
              </w:rPr>
              <w:t>moderate</w:t>
            </w:r>
          </w:p>
        </w:tc>
        <w:tc>
          <w:tcPr>
            <w:tcW w:w="1173" w:type="dxa"/>
            <w:tcBorders>
              <w:top w:val="nil"/>
              <w:left w:val="nil"/>
              <w:bottom w:val="single" w:sz="4" w:space="0" w:color="auto"/>
              <w:right w:val="single" w:sz="4" w:space="0" w:color="auto"/>
            </w:tcBorders>
            <w:shd w:val="clear" w:color="auto" w:fill="auto"/>
            <w:noWrap/>
            <w:vAlign w:val="bottom"/>
            <w:hideMark/>
          </w:tcPr>
          <w:p w14:paraId="1D50076F" w14:textId="77777777" w:rsidR="00011FA4" w:rsidRPr="001230E6" w:rsidRDefault="00011FA4" w:rsidP="00B06095">
            <w:pPr>
              <w:rPr>
                <w:rFonts w:ascii="Calibri" w:hAnsi="Calibri"/>
                <w:color w:val="000000"/>
              </w:rPr>
            </w:pPr>
            <w:r w:rsidRPr="001230E6">
              <w:rPr>
                <w:rFonts w:ascii="Calibri" w:hAnsi="Calibri"/>
                <w:color w:val="000000"/>
              </w:rPr>
              <w:t>yearly</w:t>
            </w:r>
          </w:p>
        </w:tc>
        <w:tc>
          <w:tcPr>
            <w:tcW w:w="1773" w:type="dxa"/>
            <w:tcBorders>
              <w:top w:val="nil"/>
              <w:left w:val="nil"/>
              <w:bottom w:val="single" w:sz="4" w:space="0" w:color="auto"/>
              <w:right w:val="single" w:sz="4" w:space="0" w:color="auto"/>
            </w:tcBorders>
            <w:shd w:val="clear" w:color="auto" w:fill="auto"/>
            <w:noWrap/>
            <w:vAlign w:val="bottom"/>
            <w:hideMark/>
          </w:tcPr>
          <w:p w14:paraId="2239E380" w14:textId="77777777" w:rsidR="00011FA4" w:rsidRPr="001230E6" w:rsidRDefault="00011FA4" w:rsidP="00B06095">
            <w:pPr>
              <w:rPr>
                <w:rFonts w:ascii="Calibri" w:hAnsi="Calibri"/>
                <w:color w:val="000000"/>
              </w:rPr>
            </w:pPr>
            <w:r w:rsidRPr="001230E6">
              <w:rPr>
                <w:rFonts w:ascii="Calibri" w:hAnsi="Calibri"/>
                <w:color w:val="000000"/>
              </w:rPr>
              <w:t>moderatesudden</w:t>
            </w:r>
          </w:p>
        </w:tc>
        <w:tc>
          <w:tcPr>
            <w:tcW w:w="1130" w:type="dxa"/>
            <w:tcBorders>
              <w:top w:val="nil"/>
              <w:left w:val="nil"/>
              <w:bottom w:val="single" w:sz="4" w:space="0" w:color="auto"/>
              <w:right w:val="single" w:sz="4" w:space="0" w:color="auto"/>
            </w:tcBorders>
            <w:shd w:val="clear" w:color="auto" w:fill="auto"/>
            <w:noWrap/>
            <w:vAlign w:val="bottom"/>
            <w:hideMark/>
          </w:tcPr>
          <w:p w14:paraId="21D9657E" w14:textId="77777777" w:rsidR="00011FA4" w:rsidRPr="001230E6" w:rsidRDefault="00011FA4" w:rsidP="00B06095">
            <w:pPr>
              <w:rPr>
                <w:rFonts w:ascii="Calibri" w:hAnsi="Calibri"/>
                <w:color w:val="000000"/>
              </w:rPr>
            </w:pPr>
            <w:r w:rsidRPr="001230E6">
              <w:rPr>
                <w:rFonts w:ascii="Calibri" w:hAnsi="Calibri"/>
                <w:color w:val="000000"/>
              </w:rPr>
              <w:t>precaution</w:t>
            </w:r>
          </w:p>
        </w:tc>
      </w:tr>
      <w:tr w:rsidR="00011FA4" w:rsidRPr="001230E6" w14:paraId="34E5E672" w14:textId="77777777" w:rsidTr="00B06095">
        <w:trPr>
          <w:trHeight w:val="300"/>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14A10EE8" w14:textId="77777777" w:rsidR="00011FA4" w:rsidRPr="001230E6" w:rsidRDefault="00011FA4" w:rsidP="00B06095">
            <w:pPr>
              <w:jc w:val="right"/>
              <w:rPr>
                <w:rFonts w:ascii="Calibri" w:hAnsi="Calibri"/>
                <w:color w:val="000000"/>
              </w:rPr>
            </w:pPr>
            <w:r w:rsidRPr="001230E6">
              <w:rPr>
                <w:rFonts w:ascii="Calibri" w:hAnsi="Calibri"/>
                <w:color w:val="000000"/>
              </w:rPr>
              <w:t>4</w:t>
            </w:r>
          </w:p>
        </w:tc>
        <w:tc>
          <w:tcPr>
            <w:tcW w:w="1192" w:type="dxa"/>
            <w:tcBorders>
              <w:top w:val="nil"/>
              <w:left w:val="nil"/>
              <w:bottom w:val="single" w:sz="4" w:space="0" w:color="auto"/>
              <w:right w:val="single" w:sz="4" w:space="0" w:color="auto"/>
            </w:tcBorders>
            <w:shd w:val="clear" w:color="auto" w:fill="auto"/>
            <w:noWrap/>
            <w:vAlign w:val="bottom"/>
            <w:hideMark/>
          </w:tcPr>
          <w:p w14:paraId="01C59A59" w14:textId="77777777" w:rsidR="00011FA4" w:rsidRPr="001230E6" w:rsidRDefault="00011FA4" w:rsidP="00B06095">
            <w:pPr>
              <w:rPr>
                <w:rFonts w:ascii="Calibri" w:hAnsi="Calibri"/>
                <w:color w:val="000000"/>
              </w:rPr>
            </w:pPr>
            <w:r w:rsidRPr="001230E6">
              <w:rPr>
                <w:rFonts w:ascii="Calibri" w:hAnsi="Calibri"/>
                <w:color w:val="000000"/>
              </w:rPr>
              <w:t>moderate</w:t>
            </w:r>
          </w:p>
        </w:tc>
        <w:tc>
          <w:tcPr>
            <w:tcW w:w="1173" w:type="dxa"/>
            <w:tcBorders>
              <w:top w:val="nil"/>
              <w:left w:val="nil"/>
              <w:bottom w:val="single" w:sz="4" w:space="0" w:color="auto"/>
              <w:right w:val="single" w:sz="4" w:space="0" w:color="auto"/>
            </w:tcBorders>
            <w:shd w:val="clear" w:color="auto" w:fill="auto"/>
            <w:noWrap/>
            <w:vAlign w:val="bottom"/>
            <w:hideMark/>
          </w:tcPr>
          <w:p w14:paraId="14BF076D" w14:textId="77777777" w:rsidR="00011FA4" w:rsidRPr="001230E6" w:rsidRDefault="00011FA4" w:rsidP="00B06095">
            <w:pPr>
              <w:rPr>
                <w:rFonts w:ascii="Calibri" w:hAnsi="Calibri"/>
                <w:color w:val="000000"/>
              </w:rPr>
            </w:pPr>
            <w:r w:rsidRPr="001230E6">
              <w:rPr>
                <w:rFonts w:ascii="Calibri" w:hAnsi="Calibri"/>
                <w:color w:val="000000"/>
              </w:rPr>
              <w:t>monthly</w:t>
            </w:r>
          </w:p>
        </w:tc>
        <w:tc>
          <w:tcPr>
            <w:tcW w:w="1773" w:type="dxa"/>
            <w:tcBorders>
              <w:top w:val="nil"/>
              <w:left w:val="nil"/>
              <w:bottom w:val="single" w:sz="4" w:space="0" w:color="auto"/>
              <w:right w:val="single" w:sz="4" w:space="0" w:color="auto"/>
            </w:tcBorders>
            <w:shd w:val="clear" w:color="auto" w:fill="auto"/>
            <w:noWrap/>
            <w:vAlign w:val="bottom"/>
            <w:hideMark/>
          </w:tcPr>
          <w:p w14:paraId="7F8C91D3" w14:textId="77777777" w:rsidR="00011FA4" w:rsidRPr="001230E6" w:rsidRDefault="00011FA4" w:rsidP="00B06095">
            <w:pPr>
              <w:rPr>
                <w:rFonts w:ascii="Calibri" w:hAnsi="Calibri"/>
                <w:color w:val="000000"/>
              </w:rPr>
            </w:pPr>
            <w:r w:rsidRPr="001230E6">
              <w:rPr>
                <w:rFonts w:ascii="Calibri" w:hAnsi="Calibri"/>
                <w:color w:val="000000"/>
              </w:rPr>
              <w:t>strongsudden</w:t>
            </w:r>
          </w:p>
        </w:tc>
        <w:tc>
          <w:tcPr>
            <w:tcW w:w="1130" w:type="dxa"/>
            <w:tcBorders>
              <w:top w:val="nil"/>
              <w:left w:val="nil"/>
              <w:bottom w:val="single" w:sz="4" w:space="0" w:color="auto"/>
              <w:right w:val="single" w:sz="4" w:space="0" w:color="auto"/>
            </w:tcBorders>
            <w:shd w:val="clear" w:color="auto" w:fill="auto"/>
            <w:noWrap/>
            <w:vAlign w:val="bottom"/>
            <w:hideMark/>
          </w:tcPr>
          <w:p w14:paraId="4EC34975" w14:textId="77777777" w:rsidR="00011FA4" w:rsidRPr="001230E6" w:rsidRDefault="00011FA4" w:rsidP="00B06095">
            <w:pPr>
              <w:rPr>
                <w:rFonts w:ascii="Calibri" w:hAnsi="Calibri"/>
                <w:color w:val="000000"/>
              </w:rPr>
            </w:pPr>
            <w:r w:rsidRPr="001230E6">
              <w:rPr>
                <w:rFonts w:ascii="Calibri" w:hAnsi="Calibri"/>
                <w:color w:val="000000"/>
              </w:rPr>
              <w:t>no</w:t>
            </w:r>
          </w:p>
        </w:tc>
      </w:tr>
      <w:tr w:rsidR="00011FA4" w:rsidRPr="001230E6" w14:paraId="31496E31" w14:textId="77777777" w:rsidTr="00B06095">
        <w:trPr>
          <w:trHeight w:val="300"/>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72C66E31" w14:textId="77777777" w:rsidR="00011FA4" w:rsidRPr="001230E6" w:rsidRDefault="00011FA4" w:rsidP="00B06095">
            <w:pPr>
              <w:jc w:val="right"/>
              <w:rPr>
                <w:rFonts w:ascii="Calibri" w:hAnsi="Calibri"/>
                <w:color w:val="000000"/>
              </w:rPr>
            </w:pPr>
            <w:r w:rsidRPr="001230E6">
              <w:rPr>
                <w:rFonts w:ascii="Calibri" w:hAnsi="Calibri"/>
                <w:color w:val="000000"/>
              </w:rPr>
              <w:t>5</w:t>
            </w:r>
          </w:p>
        </w:tc>
        <w:tc>
          <w:tcPr>
            <w:tcW w:w="1192" w:type="dxa"/>
            <w:tcBorders>
              <w:top w:val="nil"/>
              <w:left w:val="nil"/>
              <w:bottom w:val="single" w:sz="4" w:space="0" w:color="auto"/>
              <w:right w:val="single" w:sz="4" w:space="0" w:color="auto"/>
            </w:tcBorders>
            <w:shd w:val="clear" w:color="auto" w:fill="auto"/>
            <w:noWrap/>
            <w:vAlign w:val="bottom"/>
            <w:hideMark/>
          </w:tcPr>
          <w:p w14:paraId="417E3248" w14:textId="77777777" w:rsidR="00011FA4" w:rsidRPr="001230E6" w:rsidRDefault="00011FA4" w:rsidP="00B06095">
            <w:pPr>
              <w:rPr>
                <w:rFonts w:ascii="Calibri" w:hAnsi="Calibri"/>
                <w:color w:val="000000"/>
              </w:rPr>
            </w:pPr>
            <w:r w:rsidRPr="001230E6">
              <w:rPr>
                <w:rFonts w:ascii="Calibri" w:hAnsi="Calibri"/>
                <w:color w:val="000000"/>
              </w:rPr>
              <w:t>moderate</w:t>
            </w:r>
          </w:p>
        </w:tc>
        <w:tc>
          <w:tcPr>
            <w:tcW w:w="1173" w:type="dxa"/>
            <w:tcBorders>
              <w:top w:val="nil"/>
              <w:left w:val="nil"/>
              <w:bottom w:val="single" w:sz="4" w:space="0" w:color="auto"/>
              <w:right w:val="single" w:sz="4" w:space="0" w:color="auto"/>
            </w:tcBorders>
            <w:shd w:val="clear" w:color="auto" w:fill="auto"/>
            <w:noWrap/>
            <w:vAlign w:val="bottom"/>
            <w:hideMark/>
          </w:tcPr>
          <w:p w14:paraId="215BBDF6" w14:textId="77777777" w:rsidR="00011FA4" w:rsidRPr="001230E6" w:rsidRDefault="00011FA4" w:rsidP="00B06095">
            <w:pPr>
              <w:rPr>
                <w:rFonts w:ascii="Calibri" w:hAnsi="Calibri"/>
                <w:color w:val="000000"/>
              </w:rPr>
            </w:pPr>
            <w:r w:rsidRPr="001230E6">
              <w:rPr>
                <w:rFonts w:ascii="Calibri" w:hAnsi="Calibri"/>
                <w:color w:val="000000"/>
              </w:rPr>
              <w:t>monthly</w:t>
            </w:r>
          </w:p>
        </w:tc>
        <w:tc>
          <w:tcPr>
            <w:tcW w:w="1773" w:type="dxa"/>
            <w:tcBorders>
              <w:top w:val="nil"/>
              <w:left w:val="nil"/>
              <w:bottom w:val="single" w:sz="4" w:space="0" w:color="auto"/>
              <w:right w:val="single" w:sz="4" w:space="0" w:color="auto"/>
            </w:tcBorders>
            <w:shd w:val="clear" w:color="auto" w:fill="auto"/>
            <w:noWrap/>
            <w:vAlign w:val="bottom"/>
            <w:hideMark/>
          </w:tcPr>
          <w:p w14:paraId="57935CFC" w14:textId="77777777" w:rsidR="00011FA4" w:rsidRPr="001230E6" w:rsidRDefault="00011FA4" w:rsidP="00B06095">
            <w:pPr>
              <w:rPr>
                <w:rFonts w:ascii="Calibri" w:hAnsi="Calibri"/>
                <w:color w:val="000000"/>
              </w:rPr>
            </w:pPr>
            <w:r w:rsidRPr="001230E6">
              <w:rPr>
                <w:rFonts w:ascii="Calibri" w:hAnsi="Calibri"/>
                <w:color w:val="000000"/>
              </w:rPr>
              <w:t>strongsudden</w:t>
            </w:r>
          </w:p>
        </w:tc>
        <w:tc>
          <w:tcPr>
            <w:tcW w:w="1130" w:type="dxa"/>
            <w:tcBorders>
              <w:top w:val="nil"/>
              <w:left w:val="nil"/>
              <w:bottom w:val="single" w:sz="4" w:space="0" w:color="auto"/>
              <w:right w:val="single" w:sz="4" w:space="0" w:color="auto"/>
            </w:tcBorders>
            <w:shd w:val="clear" w:color="auto" w:fill="auto"/>
            <w:noWrap/>
            <w:vAlign w:val="bottom"/>
            <w:hideMark/>
          </w:tcPr>
          <w:p w14:paraId="4B63087D" w14:textId="77777777" w:rsidR="00011FA4" w:rsidRPr="001230E6" w:rsidRDefault="00011FA4" w:rsidP="00B06095">
            <w:pPr>
              <w:rPr>
                <w:rFonts w:ascii="Calibri" w:hAnsi="Calibri"/>
                <w:color w:val="000000"/>
              </w:rPr>
            </w:pPr>
            <w:r w:rsidRPr="001230E6">
              <w:rPr>
                <w:rFonts w:ascii="Calibri" w:hAnsi="Calibri"/>
                <w:color w:val="000000"/>
              </w:rPr>
              <w:t>no</w:t>
            </w:r>
          </w:p>
        </w:tc>
      </w:tr>
      <w:tr w:rsidR="00011FA4" w:rsidRPr="001230E6" w14:paraId="20B96474" w14:textId="77777777" w:rsidTr="00B06095">
        <w:trPr>
          <w:trHeight w:val="300"/>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69150BEA" w14:textId="77777777" w:rsidR="00011FA4" w:rsidRPr="001230E6" w:rsidRDefault="00011FA4" w:rsidP="00B06095">
            <w:pPr>
              <w:jc w:val="right"/>
              <w:rPr>
                <w:rFonts w:ascii="Calibri" w:hAnsi="Calibri"/>
                <w:color w:val="000000"/>
              </w:rPr>
            </w:pPr>
            <w:r w:rsidRPr="001230E6">
              <w:rPr>
                <w:rFonts w:ascii="Calibri" w:hAnsi="Calibri"/>
                <w:color w:val="000000"/>
              </w:rPr>
              <w:t>6.9</w:t>
            </w:r>
          </w:p>
        </w:tc>
        <w:tc>
          <w:tcPr>
            <w:tcW w:w="1192" w:type="dxa"/>
            <w:tcBorders>
              <w:top w:val="nil"/>
              <w:left w:val="nil"/>
              <w:bottom w:val="single" w:sz="4" w:space="0" w:color="auto"/>
              <w:right w:val="single" w:sz="4" w:space="0" w:color="auto"/>
            </w:tcBorders>
            <w:shd w:val="clear" w:color="auto" w:fill="auto"/>
            <w:noWrap/>
            <w:vAlign w:val="bottom"/>
            <w:hideMark/>
          </w:tcPr>
          <w:p w14:paraId="67770019" w14:textId="77777777" w:rsidR="00011FA4" w:rsidRPr="001230E6" w:rsidRDefault="00011FA4" w:rsidP="00B06095">
            <w:pPr>
              <w:rPr>
                <w:rFonts w:ascii="Calibri" w:hAnsi="Calibri"/>
                <w:color w:val="000000"/>
              </w:rPr>
            </w:pPr>
            <w:r w:rsidRPr="001230E6">
              <w:rPr>
                <w:rFonts w:ascii="Calibri" w:hAnsi="Calibri"/>
                <w:color w:val="000000"/>
              </w:rPr>
              <w:t>major</w:t>
            </w:r>
          </w:p>
        </w:tc>
        <w:tc>
          <w:tcPr>
            <w:tcW w:w="1173" w:type="dxa"/>
            <w:tcBorders>
              <w:top w:val="nil"/>
              <w:left w:val="nil"/>
              <w:bottom w:val="single" w:sz="4" w:space="0" w:color="auto"/>
              <w:right w:val="single" w:sz="4" w:space="0" w:color="auto"/>
            </w:tcBorders>
            <w:shd w:val="clear" w:color="auto" w:fill="auto"/>
            <w:noWrap/>
            <w:vAlign w:val="bottom"/>
            <w:hideMark/>
          </w:tcPr>
          <w:p w14:paraId="5B4BB518" w14:textId="77777777" w:rsidR="00011FA4" w:rsidRPr="001230E6" w:rsidRDefault="00011FA4" w:rsidP="00B06095">
            <w:pPr>
              <w:rPr>
                <w:rFonts w:ascii="Calibri" w:hAnsi="Calibri"/>
                <w:color w:val="000000"/>
              </w:rPr>
            </w:pPr>
            <w:r w:rsidRPr="001230E6">
              <w:rPr>
                <w:rFonts w:ascii="Calibri" w:hAnsi="Calibri"/>
                <w:color w:val="000000"/>
              </w:rPr>
              <w:t>rarely</w:t>
            </w:r>
          </w:p>
        </w:tc>
        <w:tc>
          <w:tcPr>
            <w:tcW w:w="1773" w:type="dxa"/>
            <w:tcBorders>
              <w:top w:val="nil"/>
              <w:left w:val="nil"/>
              <w:bottom w:val="single" w:sz="4" w:space="0" w:color="auto"/>
              <w:right w:val="single" w:sz="4" w:space="0" w:color="auto"/>
            </w:tcBorders>
            <w:shd w:val="clear" w:color="auto" w:fill="auto"/>
            <w:noWrap/>
            <w:vAlign w:val="bottom"/>
            <w:hideMark/>
          </w:tcPr>
          <w:p w14:paraId="026F36C9" w14:textId="77777777" w:rsidR="00011FA4" w:rsidRPr="001230E6" w:rsidRDefault="00011FA4" w:rsidP="00B06095">
            <w:pPr>
              <w:rPr>
                <w:rFonts w:ascii="Calibri" w:hAnsi="Calibri"/>
                <w:color w:val="000000"/>
              </w:rPr>
            </w:pPr>
            <w:r w:rsidRPr="001230E6">
              <w:rPr>
                <w:rFonts w:ascii="Calibri" w:hAnsi="Calibri"/>
                <w:color w:val="000000"/>
              </w:rPr>
              <w:t>severesudden</w:t>
            </w:r>
          </w:p>
        </w:tc>
        <w:tc>
          <w:tcPr>
            <w:tcW w:w="1130" w:type="dxa"/>
            <w:tcBorders>
              <w:top w:val="nil"/>
              <w:left w:val="nil"/>
              <w:bottom w:val="single" w:sz="4" w:space="0" w:color="auto"/>
              <w:right w:val="single" w:sz="4" w:space="0" w:color="auto"/>
            </w:tcBorders>
            <w:shd w:val="clear" w:color="auto" w:fill="auto"/>
            <w:noWrap/>
            <w:vAlign w:val="bottom"/>
            <w:hideMark/>
          </w:tcPr>
          <w:p w14:paraId="7F95610E" w14:textId="77777777" w:rsidR="00011FA4" w:rsidRPr="001230E6" w:rsidRDefault="00011FA4" w:rsidP="00B06095">
            <w:pPr>
              <w:rPr>
                <w:rFonts w:ascii="Calibri" w:hAnsi="Calibri"/>
                <w:color w:val="000000"/>
              </w:rPr>
            </w:pPr>
            <w:r w:rsidRPr="001230E6">
              <w:rPr>
                <w:rFonts w:ascii="Calibri" w:hAnsi="Calibri"/>
                <w:color w:val="000000"/>
              </w:rPr>
              <w:t>no</w:t>
            </w:r>
          </w:p>
        </w:tc>
      </w:tr>
      <w:tr w:rsidR="00011FA4" w:rsidRPr="001230E6" w14:paraId="7848CE26" w14:textId="77777777" w:rsidTr="00B06095">
        <w:trPr>
          <w:trHeight w:val="300"/>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034F8532" w14:textId="77777777" w:rsidR="00011FA4" w:rsidRPr="001230E6" w:rsidRDefault="00011FA4" w:rsidP="00B06095">
            <w:pPr>
              <w:jc w:val="right"/>
              <w:rPr>
                <w:rFonts w:ascii="Calibri" w:hAnsi="Calibri"/>
                <w:color w:val="000000"/>
              </w:rPr>
            </w:pPr>
            <w:r w:rsidRPr="001230E6">
              <w:rPr>
                <w:rFonts w:ascii="Calibri" w:hAnsi="Calibri"/>
                <w:color w:val="000000"/>
              </w:rPr>
              <w:t>7</w:t>
            </w:r>
          </w:p>
        </w:tc>
        <w:tc>
          <w:tcPr>
            <w:tcW w:w="1192" w:type="dxa"/>
            <w:tcBorders>
              <w:top w:val="nil"/>
              <w:left w:val="nil"/>
              <w:bottom w:val="single" w:sz="4" w:space="0" w:color="auto"/>
              <w:right w:val="single" w:sz="4" w:space="0" w:color="auto"/>
            </w:tcBorders>
            <w:shd w:val="clear" w:color="auto" w:fill="auto"/>
            <w:noWrap/>
            <w:vAlign w:val="bottom"/>
            <w:hideMark/>
          </w:tcPr>
          <w:p w14:paraId="1CB5747B" w14:textId="77777777" w:rsidR="00011FA4" w:rsidRPr="001230E6" w:rsidRDefault="00011FA4" w:rsidP="00B06095">
            <w:pPr>
              <w:rPr>
                <w:rFonts w:ascii="Calibri" w:hAnsi="Calibri"/>
                <w:color w:val="000000"/>
              </w:rPr>
            </w:pPr>
            <w:r w:rsidRPr="001230E6">
              <w:rPr>
                <w:rFonts w:ascii="Calibri" w:hAnsi="Calibri"/>
                <w:color w:val="000000"/>
              </w:rPr>
              <w:t>great</w:t>
            </w:r>
          </w:p>
        </w:tc>
        <w:tc>
          <w:tcPr>
            <w:tcW w:w="1173" w:type="dxa"/>
            <w:tcBorders>
              <w:top w:val="nil"/>
              <w:left w:val="nil"/>
              <w:bottom w:val="single" w:sz="4" w:space="0" w:color="auto"/>
              <w:right w:val="single" w:sz="4" w:space="0" w:color="auto"/>
            </w:tcBorders>
            <w:shd w:val="clear" w:color="auto" w:fill="auto"/>
            <w:noWrap/>
            <w:vAlign w:val="bottom"/>
            <w:hideMark/>
          </w:tcPr>
          <w:p w14:paraId="784257B1" w14:textId="77777777" w:rsidR="00011FA4" w:rsidRPr="001230E6" w:rsidRDefault="00011FA4" w:rsidP="00B06095">
            <w:pPr>
              <w:rPr>
                <w:rFonts w:ascii="Calibri" w:hAnsi="Calibri"/>
                <w:color w:val="000000"/>
              </w:rPr>
            </w:pPr>
            <w:r w:rsidRPr="001230E6">
              <w:rPr>
                <w:rFonts w:ascii="Calibri" w:hAnsi="Calibri"/>
                <w:color w:val="000000"/>
              </w:rPr>
              <w:t>rarely</w:t>
            </w:r>
          </w:p>
        </w:tc>
        <w:tc>
          <w:tcPr>
            <w:tcW w:w="1773" w:type="dxa"/>
            <w:tcBorders>
              <w:top w:val="nil"/>
              <w:left w:val="nil"/>
              <w:bottom w:val="single" w:sz="4" w:space="0" w:color="auto"/>
              <w:right w:val="single" w:sz="4" w:space="0" w:color="auto"/>
            </w:tcBorders>
            <w:shd w:val="clear" w:color="auto" w:fill="auto"/>
            <w:noWrap/>
            <w:vAlign w:val="bottom"/>
            <w:hideMark/>
          </w:tcPr>
          <w:p w14:paraId="242B1D4F" w14:textId="77777777" w:rsidR="00011FA4" w:rsidRPr="001230E6" w:rsidRDefault="00011FA4" w:rsidP="00B06095">
            <w:pPr>
              <w:rPr>
                <w:rFonts w:ascii="Calibri" w:hAnsi="Calibri"/>
                <w:color w:val="000000"/>
              </w:rPr>
            </w:pPr>
            <w:r w:rsidRPr="001230E6">
              <w:rPr>
                <w:rFonts w:ascii="Calibri" w:hAnsi="Calibri"/>
                <w:color w:val="000000"/>
              </w:rPr>
              <w:t>severesudden</w:t>
            </w:r>
          </w:p>
        </w:tc>
        <w:tc>
          <w:tcPr>
            <w:tcW w:w="1130" w:type="dxa"/>
            <w:tcBorders>
              <w:top w:val="nil"/>
              <w:left w:val="nil"/>
              <w:bottom w:val="single" w:sz="4" w:space="0" w:color="auto"/>
              <w:right w:val="single" w:sz="4" w:space="0" w:color="auto"/>
            </w:tcBorders>
            <w:shd w:val="clear" w:color="auto" w:fill="auto"/>
            <w:noWrap/>
            <w:vAlign w:val="bottom"/>
            <w:hideMark/>
          </w:tcPr>
          <w:p w14:paraId="25102ADB" w14:textId="77777777" w:rsidR="00011FA4" w:rsidRPr="001230E6" w:rsidRDefault="00011FA4" w:rsidP="00B06095">
            <w:pPr>
              <w:rPr>
                <w:rFonts w:ascii="Calibri" w:hAnsi="Calibri"/>
                <w:color w:val="000000"/>
              </w:rPr>
            </w:pPr>
            <w:r w:rsidRPr="001230E6">
              <w:rPr>
                <w:rFonts w:ascii="Calibri" w:hAnsi="Calibri"/>
                <w:color w:val="000000"/>
              </w:rPr>
              <w:t>no</w:t>
            </w:r>
          </w:p>
        </w:tc>
      </w:tr>
      <w:tr w:rsidR="00011FA4" w:rsidRPr="001230E6" w14:paraId="53A6EE2A" w14:textId="77777777" w:rsidTr="00B06095">
        <w:trPr>
          <w:trHeight w:val="300"/>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1C1989A8" w14:textId="77777777" w:rsidR="00011FA4" w:rsidRPr="001230E6" w:rsidRDefault="00011FA4" w:rsidP="00B06095">
            <w:pPr>
              <w:jc w:val="right"/>
              <w:rPr>
                <w:rFonts w:ascii="Calibri" w:hAnsi="Calibri"/>
                <w:color w:val="000000"/>
              </w:rPr>
            </w:pPr>
            <w:r w:rsidRPr="001230E6">
              <w:rPr>
                <w:rFonts w:ascii="Calibri" w:hAnsi="Calibri"/>
                <w:color w:val="000000"/>
              </w:rPr>
              <w:t>8.5</w:t>
            </w:r>
          </w:p>
        </w:tc>
        <w:tc>
          <w:tcPr>
            <w:tcW w:w="1192" w:type="dxa"/>
            <w:tcBorders>
              <w:top w:val="nil"/>
              <w:left w:val="nil"/>
              <w:bottom w:val="single" w:sz="4" w:space="0" w:color="auto"/>
              <w:right w:val="single" w:sz="4" w:space="0" w:color="auto"/>
            </w:tcBorders>
            <w:shd w:val="clear" w:color="auto" w:fill="auto"/>
            <w:noWrap/>
            <w:vAlign w:val="bottom"/>
            <w:hideMark/>
          </w:tcPr>
          <w:p w14:paraId="1AC2C3A1" w14:textId="77777777" w:rsidR="00011FA4" w:rsidRPr="001230E6" w:rsidRDefault="00011FA4" w:rsidP="00B06095">
            <w:pPr>
              <w:rPr>
                <w:rFonts w:ascii="Calibri" w:hAnsi="Calibri"/>
                <w:color w:val="000000"/>
              </w:rPr>
            </w:pPr>
            <w:r w:rsidRPr="001230E6">
              <w:rPr>
                <w:rFonts w:ascii="Calibri" w:hAnsi="Calibri"/>
                <w:color w:val="000000"/>
              </w:rPr>
              <w:t>great</w:t>
            </w:r>
          </w:p>
        </w:tc>
        <w:tc>
          <w:tcPr>
            <w:tcW w:w="1173" w:type="dxa"/>
            <w:tcBorders>
              <w:top w:val="nil"/>
              <w:left w:val="nil"/>
              <w:bottom w:val="single" w:sz="4" w:space="0" w:color="auto"/>
              <w:right w:val="single" w:sz="4" w:space="0" w:color="auto"/>
            </w:tcBorders>
            <w:shd w:val="clear" w:color="auto" w:fill="auto"/>
            <w:noWrap/>
            <w:vAlign w:val="bottom"/>
            <w:hideMark/>
          </w:tcPr>
          <w:p w14:paraId="3CD7C9E9" w14:textId="77777777" w:rsidR="00011FA4" w:rsidRPr="001230E6" w:rsidRDefault="00011FA4" w:rsidP="00B06095">
            <w:pPr>
              <w:rPr>
                <w:rFonts w:ascii="Calibri" w:hAnsi="Calibri"/>
                <w:color w:val="000000"/>
              </w:rPr>
            </w:pPr>
            <w:r w:rsidRPr="001230E6">
              <w:rPr>
                <w:rFonts w:ascii="Calibri" w:hAnsi="Calibri"/>
                <w:color w:val="000000"/>
              </w:rPr>
              <w:t>rarely</w:t>
            </w:r>
          </w:p>
        </w:tc>
        <w:tc>
          <w:tcPr>
            <w:tcW w:w="1773" w:type="dxa"/>
            <w:tcBorders>
              <w:top w:val="nil"/>
              <w:left w:val="nil"/>
              <w:bottom w:val="single" w:sz="4" w:space="0" w:color="auto"/>
              <w:right w:val="single" w:sz="4" w:space="0" w:color="auto"/>
            </w:tcBorders>
            <w:shd w:val="clear" w:color="auto" w:fill="auto"/>
            <w:noWrap/>
            <w:vAlign w:val="bottom"/>
            <w:hideMark/>
          </w:tcPr>
          <w:p w14:paraId="3D69C1FE" w14:textId="77777777" w:rsidR="00011FA4" w:rsidRPr="001230E6" w:rsidRDefault="00011FA4" w:rsidP="00B06095">
            <w:pPr>
              <w:rPr>
                <w:rFonts w:ascii="Calibri" w:hAnsi="Calibri"/>
                <w:color w:val="000000"/>
              </w:rPr>
            </w:pPr>
            <w:r w:rsidRPr="001230E6">
              <w:rPr>
                <w:rFonts w:ascii="Calibri" w:hAnsi="Calibri"/>
                <w:color w:val="000000"/>
              </w:rPr>
              <w:t>severesudden</w:t>
            </w:r>
          </w:p>
        </w:tc>
        <w:tc>
          <w:tcPr>
            <w:tcW w:w="1130" w:type="dxa"/>
            <w:tcBorders>
              <w:top w:val="nil"/>
              <w:left w:val="nil"/>
              <w:bottom w:val="single" w:sz="4" w:space="0" w:color="auto"/>
              <w:right w:val="single" w:sz="4" w:space="0" w:color="auto"/>
            </w:tcBorders>
            <w:shd w:val="clear" w:color="auto" w:fill="auto"/>
            <w:noWrap/>
            <w:vAlign w:val="bottom"/>
            <w:hideMark/>
          </w:tcPr>
          <w:p w14:paraId="1D43F8A7" w14:textId="77777777" w:rsidR="00011FA4" w:rsidRPr="001230E6" w:rsidRDefault="00011FA4" w:rsidP="00B06095">
            <w:pPr>
              <w:rPr>
                <w:rFonts w:ascii="Calibri" w:hAnsi="Calibri"/>
                <w:color w:val="000000"/>
              </w:rPr>
            </w:pPr>
            <w:r w:rsidRPr="001230E6">
              <w:rPr>
                <w:rFonts w:ascii="Calibri" w:hAnsi="Calibri"/>
                <w:color w:val="000000"/>
              </w:rPr>
              <w:t>no</w:t>
            </w:r>
          </w:p>
        </w:tc>
      </w:tr>
      <w:tr w:rsidR="00011FA4" w:rsidRPr="001230E6" w14:paraId="5B6557A0" w14:textId="77777777" w:rsidTr="00B06095">
        <w:trPr>
          <w:trHeight w:val="300"/>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460BB6BF" w14:textId="77777777" w:rsidR="00011FA4" w:rsidRPr="001230E6" w:rsidRDefault="00011FA4" w:rsidP="00B06095">
            <w:pPr>
              <w:jc w:val="right"/>
              <w:rPr>
                <w:rFonts w:ascii="Calibri" w:hAnsi="Calibri"/>
                <w:color w:val="000000"/>
              </w:rPr>
            </w:pPr>
            <w:r w:rsidRPr="001230E6">
              <w:rPr>
                <w:rFonts w:ascii="Calibri" w:hAnsi="Calibri"/>
                <w:color w:val="000000"/>
              </w:rPr>
              <w:t>9</w:t>
            </w:r>
          </w:p>
        </w:tc>
        <w:tc>
          <w:tcPr>
            <w:tcW w:w="1192" w:type="dxa"/>
            <w:tcBorders>
              <w:top w:val="nil"/>
              <w:left w:val="nil"/>
              <w:bottom w:val="single" w:sz="4" w:space="0" w:color="auto"/>
              <w:right w:val="single" w:sz="4" w:space="0" w:color="auto"/>
            </w:tcBorders>
            <w:shd w:val="clear" w:color="auto" w:fill="auto"/>
            <w:noWrap/>
            <w:vAlign w:val="bottom"/>
            <w:hideMark/>
          </w:tcPr>
          <w:p w14:paraId="4A6E9008" w14:textId="77777777" w:rsidR="00011FA4" w:rsidRPr="001230E6" w:rsidRDefault="00011FA4" w:rsidP="00B06095">
            <w:pPr>
              <w:rPr>
                <w:rFonts w:ascii="Calibri" w:hAnsi="Calibri"/>
                <w:color w:val="000000"/>
              </w:rPr>
            </w:pPr>
            <w:r w:rsidRPr="001230E6">
              <w:rPr>
                <w:rFonts w:ascii="Calibri" w:hAnsi="Calibri"/>
                <w:color w:val="000000"/>
              </w:rPr>
              <w:t>super</w:t>
            </w:r>
          </w:p>
        </w:tc>
        <w:tc>
          <w:tcPr>
            <w:tcW w:w="1173" w:type="dxa"/>
            <w:tcBorders>
              <w:top w:val="nil"/>
              <w:left w:val="nil"/>
              <w:bottom w:val="single" w:sz="4" w:space="0" w:color="auto"/>
              <w:right w:val="single" w:sz="4" w:space="0" w:color="auto"/>
            </w:tcBorders>
            <w:shd w:val="clear" w:color="auto" w:fill="auto"/>
            <w:noWrap/>
            <w:vAlign w:val="bottom"/>
            <w:hideMark/>
          </w:tcPr>
          <w:p w14:paraId="0E986A29" w14:textId="77777777" w:rsidR="00011FA4" w:rsidRPr="001230E6" w:rsidRDefault="00011FA4" w:rsidP="00B06095">
            <w:pPr>
              <w:rPr>
                <w:rFonts w:ascii="Calibri" w:hAnsi="Calibri"/>
                <w:color w:val="000000"/>
              </w:rPr>
            </w:pPr>
            <w:r w:rsidRPr="001230E6">
              <w:rPr>
                <w:rFonts w:ascii="Calibri" w:hAnsi="Calibri"/>
                <w:color w:val="000000"/>
              </w:rPr>
              <w:t>rarely</w:t>
            </w:r>
          </w:p>
        </w:tc>
        <w:tc>
          <w:tcPr>
            <w:tcW w:w="1773" w:type="dxa"/>
            <w:tcBorders>
              <w:top w:val="nil"/>
              <w:left w:val="nil"/>
              <w:bottom w:val="single" w:sz="4" w:space="0" w:color="auto"/>
              <w:right w:val="single" w:sz="4" w:space="0" w:color="auto"/>
            </w:tcBorders>
            <w:shd w:val="clear" w:color="auto" w:fill="auto"/>
            <w:noWrap/>
            <w:vAlign w:val="bottom"/>
            <w:hideMark/>
          </w:tcPr>
          <w:p w14:paraId="082D65EA" w14:textId="77777777" w:rsidR="00011FA4" w:rsidRPr="001230E6" w:rsidRDefault="00011FA4" w:rsidP="00B06095">
            <w:pPr>
              <w:rPr>
                <w:rFonts w:ascii="Calibri" w:hAnsi="Calibri"/>
                <w:color w:val="000000"/>
              </w:rPr>
            </w:pPr>
            <w:r w:rsidRPr="001230E6">
              <w:rPr>
                <w:rFonts w:ascii="Calibri" w:hAnsi="Calibri"/>
                <w:color w:val="000000"/>
              </w:rPr>
              <w:t>extreme</w:t>
            </w:r>
          </w:p>
        </w:tc>
        <w:tc>
          <w:tcPr>
            <w:tcW w:w="1130" w:type="dxa"/>
            <w:tcBorders>
              <w:top w:val="nil"/>
              <w:left w:val="nil"/>
              <w:bottom w:val="single" w:sz="4" w:space="0" w:color="auto"/>
              <w:right w:val="single" w:sz="4" w:space="0" w:color="auto"/>
            </w:tcBorders>
            <w:shd w:val="clear" w:color="auto" w:fill="auto"/>
            <w:noWrap/>
            <w:vAlign w:val="bottom"/>
            <w:hideMark/>
          </w:tcPr>
          <w:p w14:paraId="50AB6C44" w14:textId="77777777" w:rsidR="00011FA4" w:rsidRPr="001230E6" w:rsidRDefault="00011FA4" w:rsidP="00B06095">
            <w:pPr>
              <w:rPr>
                <w:rFonts w:ascii="Calibri" w:hAnsi="Calibri"/>
                <w:color w:val="000000"/>
              </w:rPr>
            </w:pPr>
            <w:r w:rsidRPr="001230E6">
              <w:rPr>
                <w:rFonts w:ascii="Calibri" w:hAnsi="Calibri"/>
                <w:color w:val="000000"/>
              </w:rPr>
              <w:t>no</w:t>
            </w:r>
          </w:p>
        </w:tc>
      </w:tr>
    </w:tbl>
    <w:p w14:paraId="6C0C0548" w14:textId="77777777" w:rsidR="00011FA4" w:rsidRPr="00011FA4" w:rsidRDefault="00011FA4" w:rsidP="00011FA4"/>
    <w:p w14:paraId="1279EE5C" w14:textId="77777777" w:rsidR="00CB0384" w:rsidRDefault="00CB0384" w:rsidP="009C7A63">
      <w:pPr>
        <w:rPr>
          <w:b/>
          <w:szCs w:val="22"/>
        </w:rPr>
      </w:pPr>
    </w:p>
    <w:p w14:paraId="6AB9FF09" w14:textId="77777777" w:rsidR="00CB0384" w:rsidRDefault="00CB0384" w:rsidP="009C7A63">
      <w:pPr>
        <w:rPr>
          <w:b/>
          <w:szCs w:val="22"/>
        </w:rPr>
      </w:pPr>
    </w:p>
    <w:p w14:paraId="7C79DE46" w14:textId="77777777" w:rsidR="00CB0384" w:rsidRDefault="00CB0384" w:rsidP="009C7A63">
      <w:pPr>
        <w:rPr>
          <w:b/>
          <w:szCs w:val="22"/>
        </w:rPr>
      </w:pPr>
    </w:p>
    <w:p w14:paraId="6A5113BF" w14:textId="77777777" w:rsidR="00CB0384" w:rsidRDefault="00CB0384" w:rsidP="009C7A63">
      <w:pPr>
        <w:rPr>
          <w:b/>
          <w:szCs w:val="22"/>
        </w:rPr>
      </w:pPr>
    </w:p>
    <w:p w14:paraId="436F6B04" w14:textId="77777777" w:rsidR="00CB0384" w:rsidRDefault="00CB0384" w:rsidP="009C7A63">
      <w:pPr>
        <w:rPr>
          <w:b/>
          <w:szCs w:val="22"/>
        </w:rPr>
      </w:pPr>
    </w:p>
    <w:p w14:paraId="2469501F" w14:textId="77777777" w:rsidR="00CB0384" w:rsidRDefault="00CB0384" w:rsidP="009C7A63">
      <w:pPr>
        <w:rPr>
          <w:b/>
          <w:szCs w:val="22"/>
        </w:rPr>
      </w:pPr>
    </w:p>
    <w:p w14:paraId="77337CAA" w14:textId="77777777" w:rsidR="00CB0384" w:rsidRDefault="00CB0384" w:rsidP="009C7A63">
      <w:pPr>
        <w:rPr>
          <w:b/>
          <w:szCs w:val="22"/>
        </w:rPr>
      </w:pPr>
    </w:p>
    <w:p w14:paraId="0D4289EF" w14:textId="77777777" w:rsidR="00CB0384" w:rsidRDefault="00CB0384" w:rsidP="009C7A63">
      <w:pPr>
        <w:rPr>
          <w:b/>
          <w:szCs w:val="22"/>
        </w:rPr>
      </w:pPr>
    </w:p>
    <w:p w14:paraId="421FBB73" w14:textId="4DF3297E" w:rsidR="00001E41" w:rsidRDefault="00C47C51" w:rsidP="009C7A63">
      <w:pPr>
        <w:rPr>
          <w:b/>
        </w:rPr>
      </w:pPr>
      <w:r>
        <w:rPr>
          <w:b/>
        </w:rPr>
        <w:t>Comparative</w:t>
      </w:r>
      <w:r w:rsidR="00E03C7D">
        <w:rPr>
          <w:b/>
        </w:rPr>
        <w:t xml:space="preserve"> Analysis</w:t>
      </w:r>
    </w:p>
    <w:p w14:paraId="67D74A47" w14:textId="77777777" w:rsidR="00EA0087" w:rsidRDefault="00EA0087" w:rsidP="009C7A63">
      <w:pPr>
        <w:rPr>
          <w:b/>
        </w:rPr>
      </w:pPr>
    </w:p>
    <w:p w14:paraId="048BAB42" w14:textId="7D35A657" w:rsidR="00C47C51" w:rsidRPr="00C47C51" w:rsidRDefault="00C47C51" w:rsidP="009C7A63">
      <w:r>
        <w:t>Percentage analysis of decision tree learning algorithms</w:t>
      </w:r>
    </w:p>
    <w:p w14:paraId="747547F9" w14:textId="77777777" w:rsidR="00E03C7D" w:rsidRDefault="00E03C7D" w:rsidP="009C7A63">
      <w:pPr>
        <w:rPr>
          <w:b/>
        </w:rPr>
      </w:pPr>
    </w:p>
    <w:p w14:paraId="71D2DF51" w14:textId="5A1712AD" w:rsidR="002535DC" w:rsidRDefault="00E03C7D" w:rsidP="009C7A63">
      <w:pPr>
        <w:rPr>
          <w:b/>
        </w:rPr>
      </w:pPr>
      <w:r>
        <w:rPr>
          <w:b/>
          <w:noProof/>
        </w:rPr>
        <w:drawing>
          <wp:inline distT="0" distB="0" distL="0" distR="0" wp14:anchorId="468F714F" wp14:editId="1F0ACFCA">
            <wp:extent cx="6055995" cy="3619500"/>
            <wp:effectExtent l="0" t="0" r="0" b="1270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6420" cy="3619754"/>
                    </a:xfrm>
                    <a:prstGeom prst="rect">
                      <a:avLst/>
                    </a:prstGeom>
                    <a:noFill/>
                    <a:ln>
                      <a:noFill/>
                    </a:ln>
                  </pic:spPr>
                </pic:pic>
              </a:graphicData>
            </a:graphic>
          </wp:inline>
        </w:drawing>
      </w:r>
    </w:p>
    <w:p w14:paraId="423450D6" w14:textId="7056AAD7" w:rsidR="00E03C7D" w:rsidRPr="002535DC" w:rsidRDefault="002535DC" w:rsidP="002535DC">
      <w:pPr>
        <w:tabs>
          <w:tab w:val="left" w:pos="8180"/>
        </w:tabs>
      </w:pPr>
      <w:r>
        <w:tab/>
        <w:t>Figure 6</w:t>
      </w:r>
    </w:p>
    <w:p w14:paraId="17F44FD6" w14:textId="62395B1D" w:rsidR="00C47C51" w:rsidRPr="00C47C51" w:rsidRDefault="00C47C51" w:rsidP="00897972">
      <w:pPr>
        <w:pStyle w:val="SectionHeading"/>
        <w:jc w:val="left"/>
        <w:rPr>
          <w:rFonts w:ascii="Times New Roman" w:hAnsi="Times New Roman"/>
        </w:rPr>
      </w:pPr>
      <w:r>
        <w:rPr>
          <w:rFonts w:ascii="Times New Roman" w:hAnsi="Times New Roman"/>
        </w:rPr>
        <w:t>Percentage analysis of clustering algorithms</w:t>
      </w:r>
    </w:p>
    <w:p w14:paraId="4B4BF024" w14:textId="035099CD" w:rsidR="009C7A63" w:rsidRPr="00C47C51" w:rsidRDefault="00C47C51" w:rsidP="00C47C51">
      <w:r>
        <w:rPr>
          <w:noProof/>
        </w:rPr>
        <w:drawing>
          <wp:inline distT="0" distB="0" distL="0" distR="0" wp14:anchorId="6CC78FBB" wp14:editId="74D0B9D6">
            <wp:extent cx="5942874" cy="3644900"/>
            <wp:effectExtent l="0" t="0" r="127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45345"/>
                    </a:xfrm>
                    <a:prstGeom prst="rect">
                      <a:avLst/>
                    </a:prstGeom>
                    <a:noFill/>
                    <a:ln>
                      <a:noFill/>
                    </a:ln>
                  </pic:spPr>
                </pic:pic>
              </a:graphicData>
            </a:graphic>
          </wp:inline>
        </w:drawing>
      </w:r>
    </w:p>
    <w:p w14:paraId="2EF6E9B9" w14:textId="0DA2CF12" w:rsidR="002535DC" w:rsidRDefault="002535DC" w:rsidP="002D11F6">
      <w:pPr>
        <w:tabs>
          <w:tab w:val="left" w:pos="8020"/>
        </w:tabs>
      </w:pPr>
      <w:r>
        <w:tab/>
        <w:t>Figure 7</w:t>
      </w:r>
    </w:p>
    <w:p w14:paraId="0D7A582E" w14:textId="77777777" w:rsidR="002D11F6" w:rsidRDefault="002D11F6" w:rsidP="002D11F6">
      <w:pPr>
        <w:tabs>
          <w:tab w:val="left" w:pos="8020"/>
        </w:tabs>
      </w:pPr>
    </w:p>
    <w:p w14:paraId="299597E8" w14:textId="77777777" w:rsidR="002D11F6" w:rsidRDefault="002D11F6" w:rsidP="002D11F6">
      <w:pPr>
        <w:tabs>
          <w:tab w:val="left" w:pos="8020"/>
        </w:tabs>
      </w:pPr>
    </w:p>
    <w:p w14:paraId="6AF165C9" w14:textId="77777777" w:rsidR="002D11F6" w:rsidRDefault="002D11F6" w:rsidP="002D11F6">
      <w:pPr>
        <w:tabs>
          <w:tab w:val="left" w:pos="8020"/>
        </w:tabs>
      </w:pPr>
    </w:p>
    <w:p w14:paraId="49DACD4D" w14:textId="601B8E57" w:rsidR="002D11F6" w:rsidRDefault="00EA0087" w:rsidP="00EA0087">
      <w:pPr>
        <w:tabs>
          <w:tab w:val="left" w:pos="8020"/>
        </w:tabs>
        <w:spacing w:line="480" w:lineRule="auto"/>
        <w:rPr>
          <w:b/>
        </w:rPr>
      </w:pPr>
      <w:r>
        <w:rPr>
          <w:b/>
        </w:rPr>
        <w:t xml:space="preserve">Results of Decision Tree </w:t>
      </w:r>
      <w:r w:rsidR="001E5553">
        <w:rPr>
          <w:b/>
        </w:rPr>
        <w:t>learnt</w:t>
      </w:r>
      <w:r>
        <w:rPr>
          <w:b/>
        </w:rPr>
        <w:t xml:space="preserve"> from the research</w:t>
      </w:r>
    </w:p>
    <w:p w14:paraId="2AF62FA6" w14:textId="53470626" w:rsidR="00EA0087" w:rsidRDefault="00EA0087" w:rsidP="00EA0087">
      <w:pPr>
        <w:pStyle w:val="ListParagraph"/>
        <w:numPr>
          <w:ilvl w:val="0"/>
          <w:numId w:val="15"/>
        </w:numPr>
        <w:tabs>
          <w:tab w:val="left" w:pos="8020"/>
        </w:tabs>
        <w:spacing w:line="480" w:lineRule="auto"/>
      </w:pPr>
      <w:r w:rsidRPr="00EA0087">
        <w:t>Decision tree are simple and easy to understand and interpret</w:t>
      </w:r>
      <w:r>
        <w:t xml:space="preserve"> as we can see from the tree graph we retrieved from WEKA</w:t>
      </w:r>
    </w:p>
    <w:p w14:paraId="0BC9922E" w14:textId="41902E25" w:rsidR="00EA0087" w:rsidRDefault="00EA0087" w:rsidP="00EA0087">
      <w:pPr>
        <w:pStyle w:val="ListParagraph"/>
        <w:numPr>
          <w:ilvl w:val="0"/>
          <w:numId w:val="15"/>
        </w:numPr>
        <w:tabs>
          <w:tab w:val="left" w:pos="8020"/>
        </w:tabs>
        <w:spacing w:line="480" w:lineRule="auto"/>
      </w:pPr>
      <w:r>
        <w:t>Requires little data preparation</w:t>
      </w:r>
    </w:p>
    <w:p w14:paraId="5AAD3326" w14:textId="3E28AAD4" w:rsidR="00EA0087" w:rsidRDefault="00EA0087" w:rsidP="00EA0087">
      <w:pPr>
        <w:pStyle w:val="ListParagraph"/>
        <w:numPr>
          <w:ilvl w:val="0"/>
          <w:numId w:val="15"/>
        </w:numPr>
        <w:tabs>
          <w:tab w:val="left" w:pos="8020"/>
        </w:tabs>
        <w:spacing w:line="480" w:lineRule="auto"/>
      </w:pPr>
      <w:r>
        <w:t>Handle both numerical and categorical data</w:t>
      </w:r>
    </w:p>
    <w:p w14:paraId="00F47B3E" w14:textId="4E3D81BA" w:rsidR="00EA0087" w:rsidRDefault="00EA0087" w:rsidP="00EA0087">
      <w:pPr>
        <w:pStyle w:val="ListParagraph"/>
        <w:numPr>
          <w:ilvl w:val="0"/>
          <w:numId w:val="15"/>
        </w:numPr>
        <w:tabs>
          <w:tab w:val="left" w:pos="8020"/>
        </w:tabs>
        <w:spacing w:line="480" w:lineRule="auto"/>
      </w:pPr>
      <w:r>
        <w:t>Possible to validate a model using statistical tests</w:t>
      </w:r>
    </w:p>
    <w:p w14:paraId="2A2AFD20" w14:textId="2C85E691" w:rsidR="00EA0087" w:rsidRDefault="00EA0087" w:rsidP="00EA0087">
      <w:pPr>
        <w:pStyle w:val="ListParagraph"/>
        <w:numPr>
          <w:ilvl w:val="0"/>
          <w:numId w:val="15"/>
        </w:numPr>
        <w:tabs>
          <w:tab w:val="left" w:pos="8020"/>
        </w:tabs>
        <w:spacing w:line="480" w:lineRule="auto"/>
      </w:pPr>
      <w:r>
        <w:t xml:space="preserve">Performs well with </w:t>
      </w:r>
      <w:r w:rsidR="00887C26">
        <w:t>small</w:t>
      </w:r>
      <w:r>
        <w:t xml:space="preserve"> dataset.</w:t>
      </w:r>
    </w:p>
    <w:p w14:paraId="5E94772F" w14:textId="67ECBA9D" w:rsidR="00EA0087" w:rsidRDefault="00EA0087" w:rsidP="00EA0087">
      <w:pPr>
        <w:pStyle w:val="ListParagraph"/>
        <w:numPr>
          <w:ilvl w:val="0"/>
          <w:numId w:val="15"/>
        </w:numPr>
        <w:tabs>
          <w:tab w:val="left" w:pos="8020"/>
        </w:tabs>
        <w:spacing w:line="480" w:lineRule="auto"/>
      </w:pPr>
      <w:r>
        <w:t>In addition to the advantages it has some disadvantage as well</w:t>
      </w:r>
    </w:p>
    <w:p w14:paraId="1045FC4C" w14:textId="40C18DDE" w:rsidR="00EA0087" w:rsidRDefault="00EA0087" w:rsidP="00EA0087">
      <w:pPr>
        <w:pStyle w:val="ListParagraph"/>
        <w:numPr>
          <w:ilvl w:val="0"/>
          <w:numId w:val="15"/>
        </w:numPr>
        <w:tabs>
          <w:tab w:val="left" w:pos="8020"/>
        </w:tabs>
        <w:spacing w:line="480" w:lineRule="auto"/>
      </w:pPr>
      <w:r>
        <w:t>Decision tree cannot be optimum. Also they are based on each node hence cannot be relied upon to provide global optimum solution</w:t>
      </w:r>
    </w:p>
    <w:p w14:paraId="3BBC4576" w14:textId="00A3CA22" w:rsidR="00EA0087" w:rsidRDefault="00EA0087" w:rsidP="00EA0087">
      <w:pPr>
        <w:pStyle w:val="ListParagraph"/>
        <w:numPr>
          <w:ilvl w:val="0"/>
          <w:numId w:val="15"/>
        </w:numPr>
        <w:tabs>
          <w:tab w:val="left" w:pos="8020"/>
        </w:tabs>
        <w:spacing w:line="480" w:lineRule="auto"/>
      </w:pPr>
      <w:r>
        <w:t>Some concepts like XOR, parity are not well explained in decision trees</w:t>
      </w:r>
      <w:r w:rsidR="00887C26">
        <w:t>.</w:t>
      </w:r>
    </w:p>
    <w:p w14:paraId="27EB157B" w14:textId="3387FA6A" w:rsidR="00887C26" w:rsidRDefault="00887C26" w:rsidP="00EA0087">
      <w:pPr>
        <w:pStyle w:val="ListParagraph"/>
        <w:numPr>
          <w:ilvl w:val="0"/>
          <w:numId w:val="15"/>
        </w:numPr>
        <w:tabs>
          <w:tab w:val="left" w:pos="8020"/>
        </w:tabs>
        <w:spacing w:line="480" w:lineRule="auto"/>
      </w:pPr>
      <w:r>
        <w:t>Time consumption is more as training a model and using it to make decisions for large data set.</w:t>
      </w:r>
    </w:p>
    <w:p w14:paraId="5515B22A" w14:textId="77777777" w:rsidR="00EA0087" w:rsidRPr="00EA0087" w:rsidRDefault="00EA0087" w:rsidP="00EA0087">
      <w:pPr>
        <w:pStyle w:val="ListParagraph"/>
        <w:tabs>
          <w:tab w:val="left" w:pos="8020"/>
        </w:tabs>
        <w:spacing w:line="480" w:lineRule="auto"/>
      </w:pPr>
    </w:p>
    <w:p w14:paraId="49496A59" w14:textId="546C5E2E" w:rsidR="00EA0087" w:rsidRDefault="00EA0087" w:rsidP="002D11F6">
      <w:pPr>
        <w:tabs>
          <w:tab w:val="left" w:pos="8020"/>
        </w:tabs>
        <w:rPr>
          <w:b/>
        </w:rPr>
      </w:pPr>
      <w:r>
        <w:rPr>
          <w:b/>
        </w:rPr>
        <w:t>Results of K-means Clustering learnt from the research</w:t>
      </w:r>
    </w:p>
    <w:p w14:paraId="2A118E34" w14:textId="77777777" w:rsidR="00EA0087" w:rsidRDefault="00EA0087" w:rsidP="002D11F6">
      <w:pPr>
        <w:tabs>
          <w:tab w:val="left" w:pos="8020"/>
        </w:tabs>
        <w:rPr>
          <w:b/>
        </w:rPr>
      </w:pPr>
    </w:p>
    <w:p w14:paraId="5660A37A" w14:textId="445C8A86" w:rsidR="00EA0087" w:rsidRDefault="00FB4B4C" w:rsidP="00FB4B4C">
      <w:pPr>
        <w:pStyle w:val="ListParagraph"/>
        <w:numPr>
          <w:ilvl w:val="0"/>
          <w:numId w:val="18"/>
        </w:numPr>
        <w:tabs>
          <w:tab w:val="left" w:pos="8020"/>
        </w:tabs>
        <w:spacing w:line="480" w:lineRule="auto"/>
      </w:pPr>
      <w:r>
        <w:t>Easy to implement</w:t>
      </w:r>
      <w:r w:rsidR="002102BD">
        <w:t xml:space="preserve"> and it is faster </w:t>
      </w:r>
    </w:p>
    <w:p w14:paraId="6CB019C8" w14:textId="5894F6A3" w:rsidR="00FB4B4C" w:rsidRDefault="00FB4B4C" w:rsidP="00FB4B4C">
      <w:pPr>
        <w:pStyle w:val="ListParagraph"/>
        <w:numPr>
          <w:ilvl w:val="0"/>
          <w:numId w:val="18"/>
        </w:numPr>
        <w:tabs>
          <w:tab w:val="left" w:pos="8020"/>
        </w:tabs>
        <w:spacing w:line="480" w:lineRule="auto"/>
      </w:pPr>
      <w:r>
        <w:t>We get to set the number of clusters we need which makes the decision easier</w:t>
      </w:r>
    </w:p>
    <w:p w14:paraId="3ADA023F" w14:textId="2F9C8186" w:rsidR="00FB4B4C" w:rsidRDefault="000A6D04" w:rsidP="00FB4B4C">
      <w:pPr>
        <w:pStyle w:val="ListParagraph"/>
        <w:numPr>
          <w:ilvl w:val="0"/>
          <w:numId w:val="18"/>
        </w:numPr>
        <w:tabs>
          <w:tab w:val="left" w:pos="8020"/>
        </w:tabs>
        <w:spacing w:line="480" w:lineRule="auto"/>
      </w:pPr>
      <w:r>
        <w:t>The clusters are very clear and provide a much clearer picture compared to decision tree.</w:t>
      </w:r>
    </w:p>
    <w:p w14:paraId="797C6FB9" w14:textId="0C8BE449" w:rsidR="002102BD" w:rsidRDefault="002102BD" w:rsidP="002102BD">
      <w:pPr>
        <w:pStyle w:val="ListParagraph"/>
        <w:numPr>
          <w:ilvl w:val="0"/>
          <w:numId w:val="18"/>
        </w:numPr>
        <w:tabs>
          <w:tab w:val="left" w:pos="8020"/>
        </w:tabs>
        <w:spacing w:line="480" w:lineRule="auto"/>
      </w:pPr>
      <w:r>
        <w:t>K-means provide tighter clusters when global data is considered.</w:t>
      </w:r>
    </w:p>
    <w:p w14:paraId="029E81B0" w14:textId="071BEAA6" w:rsidR="00887C26" w:rsidRDefault="00887C26" w:rsidP="002102BD">
      <w:pPr>
        <w:pStyle w:val="ListParagraph"/>
        <w:numPr>
          <w:ilvl w:val="0"/>
          <w:numId w:val="18"/>
        </w:numPr>
        <w:tabs>
          <w:tab w:val="left" w:pos="8020"/>
        </w:tabs>
        <w:spacing w:line="480" w:lineRule="auto"/>
      </w:pPr>
      <w:r>
        <w:t>Time consumption is very less as no training is required and data set are fed directly into the algorithm.</w:t>
      </w:r>
    </w:p>
    <w:p w14:paraId="62CB28F4" w14:textId="70F5578F" w:rsidR="00913279" w:rsidRDefault="00913279">
      <w:r>
        <w:br w:type="page"/>
      </w:r>
    </w:p>
    <w:p w14:paraId="6F5B871C" w14:textId="630E803E" w:rsidR="002102BD" w:rsidRDefault="002102BD" w:rsidP="002102BD">
      <w:pPr>
        <w:tabs>
          <w:tab w:val="left" w:pos="8020"/>
        </w:tabs>
        <w:spacing w:line="480" w:lineRule="auto"/>
        <w:rPr>
          <w:b/>
        </w:rPr>
      </w:pPr>
      <w:r>
        <w:rPr>
          <w:b/>
        </w:rPr>
        <w:t xml:space="preserve">                                                              </w:t>
      </w:r>
      <w:r w:rsidR="00AA0179">
        <w:rPr>
          <w:b/>
        </w:rPr>
        <w:t>CONCLUSION</w:t>
      </w:r>
    </w:p>
    <w:p w14:paraId="18F37DF4" w14:textId="2B0A1944" w:rsidR="00887C26" w:rsidRPr="00863CD0" w:rsidRDefault="002102BD" w:rsidP="00863CD0">
      <w:pPr>
        <w:tabs>
          <w:tab w:val="left" w:pos="8020"/>
        </w:tabs>
        <w:spacing w:line="480" w:lineRule="auto"/>
      </w:pPr>
      <w:r>
        <w:t xml:space="preserve"> This paper has provided a comparison of decision tree and clustering algorithms used in forecasting natural disasters. At this point in research clustering seems to be more appropriate on global front of data. </w:t>
      </w:r>
      <w:r w:rsidR="007B2B35">
        <w:t>Both the clustering as well decision tree has disadvantages. In decision tree the analysis goes node by node hence when huge data volume is considered decision might not provide appropriate solution. On the other hand clustering algorithms does not handle ambiguous data well.</w:t>
      </w:r>
      <w:r w:rsidR="00492C86">
        <w:t xml:space="preserve"> </w:t>
      </w:r>
      <w:r>
        <w:t>However it is early to conclude that this is the optimum algorithm to use. Further research in this area by improvising the data set to include more details we can come up best optimum analysis to be used.</w:t>
      </w:r>
    </w:p>
    <w:p w14:paraId="5033BEA6" w14:textId="77777777" w:rsidR="00887C26" w:rsidRDefault="00887C26" w:rsidP="002D0FE9">
      <w:pPr>
        <w:ind w:left="3600" w:firstLine="720"/>
        <w:rPr>
          <w:b/>
        </w:rPr>
      </w:pPr>
    </w:p>
    <w:p w14:paraId="0EA0B3A0" w14:textId="377F6C83" w:rsidR="002535DC" w:rsidRDefault="00AA0179" w:rsidP="004835E6">
      <w:pPr>
        <w:ind w:left="3600" w:firstLine="720"/>
        <w:rPr>
          <w:b/>
        </w:rPr>
      </w:pPr>
      <w:r>
        <w:rPr>
          <w:b/>
        </w:rPr>
        <w:t>REFERENCE</w:t>
      </w:r>
    </w:p>
    <w:p w14:paraId="7646F929" w14:textId="77777777" w:rsidR="002535DC" w:rsidRDefault="002535DC" w:rsidP="002535DC">
      <w:pPr>
        <w:ind w:firstLine="720"/>
        <w:rPr>
          <w:b/>
        </w:rPr>
      </w:pPr>
    </w:p>
    <w:p w14:paraId="52ACE748" w14:textId="3DEA5697" w:rsidR="002535DC" w:rsidRPr="00863CD0" w:rsidRDefault="002D11F6" w:rsidP="00863CD0">
      <w:pPr>
        <w:pStyle w:val="ListParagraph"/>
        <w:numPr>
          <w:ilvl w:val="0"/>
          <w:numId w:val="14"/>
        </w:numPr>
        <w:spacing w:line="276" w:lineRule="auto"/>
      </w:pPr>
      <w:r w:rsidRPr="00863CD0">
        <w:t>Figure 1 – Web Data Mining by Bing Liu</w:t>
      </w:r>
    </w:p>
    <w:p w14:paraId="27050760" w14:textId="0CD6D9E9" w:rsidR="002D11F6" w:rsidRPr="00863CD0" w:rsidRDefault="002D11F6" w:rsidP="00863CD0">
      <w:pPr>
        <w:pStyle w:val="ListParagraph"/>
        <w:numPr>
          <w:ilvl w:val="0"/>
          <w:numId w:val="14"/>
        </w:numPr>
        <w:spacing w:line="276" w:lineRule="auto"/>
      </w:pPr>
      <w:r w:rsidRPr="00863CD0">
        <w:t>Figure 2 – Web Data Mining by Bing Liu</w:t>
      </w:r>
    </w:p>
    <w:p w14:paraId="2982FDBC" w14:textId="1B20B5B2" w:rsidR="002D11F6" w:rsidRPr="00863CD0" w:rsidRDefault="002D11F6" w:rsidP="00863CD0">
      <w:pPr>
        <w:pStyle w:val="ListParagraph"/>
        <w:numPr>
          <w:ilvl w:val="0"/>
          <w:numId w:val="14"/>
        </w:numPr>
        <w:spacing w:line="276" w:lineRule="auto"/>
      </w:pPr>
      <w:r w:rsidRPr="00863CD0">
        <w:t>Figure 3 – Web Data Mining by Bing Liu</w:t>
      </w:r>
    </w:p>
    <w:p w14:paraId="52646068" w14:textId="1A9961CE" w:rsidR="002D11F6" w:rsidRPr="00863CD0" w:rsidRDefault="002D11F6" w:rsidP="00863CD0">
      <w:pPr>
        <w:pStyle w:val="ListParagraph"/>
        <w:numPr>
          <w:ilvl w:val="0"/>
          <w:numId w:val="14"/>
        </w:numPr>
        <w:spacing w:line="276" w:lineRule="auto"/>
      </w:pPr>
      <w:r w:rsidRPr="00863CD0">
        <w:t>Figure 4 – Web Data Mining by Bing Liu</w:t>
      </w:r>
    </w:p>
    <w:p w14:paraId="0949D6A9" w14:textId="6B27E0D4" w:rsidR="002D11F6" w:rsidRPr="00863CD0" w:rsidRDefault="002D11F6" w:rsidP="00863CD0">
      <w:pPr>
        <w:pStyle w:val="ListParagraph"/>
        <w:numPr>
          <w:ilvl w:val="0"/>
          <w:numId w:val="14"/>
        </w:numPr>
        <w:spacing w:line="276" w:lineRule="auto"/>
      </w:pPr>
      <w:r w:rsidRPr="00863CD0">
        <w:t>Figure 5 – http://www.ncbi.nlm.nih.gov/pmc/articles/PMC2386055/</w:t>
      </w:r>
    </w:p>
    <w:p w14:paraId="70BCB50F" w14:textId="3F6D9164" w:rsidR="002D11F6" w:rsidRPr="00863CD0" w:rsidRDefault="002D11F6" w:rsidP="00863CD0">
      <w:pPr>
        <w:pStyle w:val="ListParagraph"/>
        <w:numPr>
          <w:ilvl w:val="0"/>
          <w:numId w:val="14"/>
        </w:numPr>
        <w:spacing w:line="276" w:lineRule="auto"/>
      </w:pPr>
      <w:r w:rsidRPr="00863CD0">
        <w:t>Figure 6 – http://www.ncbi.nlm.nih.gov/pmc/articles/PMC2386055/</w:t>
      </w:r>
    </w:p>
    <w:p w14:paraId="1F343F72" w14:textId="168AEC21" w:rsidR="002D11F6" w:rsidRPr="00863CD0" w:rsidRDefault="002D11F6" w:rsidP="00863CD0">
      <w:pPr>
        <w:pStyle w:val="ListParagraph"/>
        <w:numPr>
          <w:ilvl w:val="0"/>
          <w:numId w:val="14"/>
        </w:numPr>
        <w:spacing w:line="276" w:lineRule="auto"/>
      </w:pPr>
      <w:r w:rsidRPr="00863CD0">
        <w:t>Web Data Mining –Bing Liu</w:t>
      </w:r>
    </w:p>
    <w:p w14:paraId="0B8C0AE7" w14:textId="0F30AFE8" w:rsidR="002D11F6" w:rsidRPr="00863CD0" w:rsidRDefault="002D11F6" w:rsidP="00863CD0">
      <w:pPr>
        <w:pStyle w:val="ListParagraph"/>
        <w:numPr>
          <w:ilvl w:val="0"/>
          <w:numId w:val="14"/>
        </w:numPr>
        <w:spacing w:line="276" w:lineRule="auto"/>
      </w:pPr>
      <w:r w:rsidRPr="00863CD0">
        <w:t>http://en.wikipedia.org/wiki/Supervised_learning</w:t>
      </w:r>
    </w:p>
    <w:p w14:paraId="03E10C5E" w14:textId="1D4439C3" w:rsidR="002D11F6" w:rsidRPr="00863CD0" w:rsidRDefault="002D11F6" w:rsidP="00863CD0">
      <w:pPr>
        <w:pStyle w:val="ListParagraph"/>
        <w:numPr>
          <w:ilvl w:val="0"/>
          <w:numId w:val="14"/>
        </w:numPr>
        <w:spacing w:line="276" w:lineRule="auto"/>
      </w:pPr>
      <w:r w:rsidRPr="00863CD0">
        <w:t>http://en.wikipedia.org/wiki/Decision_tree_learning</w:t>
      </w:r>
    </w:p>
    <w:p w14:paraId="301E2F18" w14:textId="11018077" w:rsidR="002D11F6" w:rsidRPr="00863CD0" w:rsidRDefault="00381478" w:rsidP="00863CD0">
      <w:pPr>
        <w:pStyle w:val="ListParagraph"/>
        <w:numPr>
          <w:ilvl w:val="0"/>
          <w:numId w:val="14"/>
        </w:numPr>
        <w:spacing w:line="276" w:lineRule="auto"/>
      </w:pPr>
      <w:hyperlink r:id="rId25" w:history="1">
        <w:r w:rsidR="002D11F6" w:rsidRPr="00863CD0">
          <w:t>http://gisgeography.com/100-earth-remote-sensing-applications-uses/</w:t>
        </w:r>
      </w:hyperlink>
    </w:p>
    <w:p w14:paraId="614FFE41" w14:textId="306CCECB" w:rsidR="002D11F6" w:rsidRPr="00863CD0" w:rsidRDefault="00381478" w:rsidP="00863CD0">
      <w:pPr>
        <w:pStyle w:val="ListParagraph"/>
        <w:numPr>
          <w:ilvl w:val="0"/>
          <w:numId w:val="14"/>
        </w:numPr>
        <w:spacing w:line="276" w:lineRule="auto"/>
      </w:pPr>
      <w:hyperlink r:id="rId26" w:history="1">
        <w:r w:rsidR="002D11F6" w:rsidRPr="00863CD0">
          <w:rPr>
            <w:rStyle w:val="Hyperlink"/>
            <w:color w:val="auto"/>
            <w:u w:val="none"/>
          </w:rPr>
          <w:t>http://www.aihorizon.com/essays/generalai/supervised_unsupervised_machine_learning.htm</w:t>
        </w:r>
      </w:hyperlink>
    </w:p>
    <w:p w14:paraId="2BCA9D9B" w14:textId="5743F5F7" w:rsidR="002D11F6" w:rsidRPr="00863CD0" w:rsidRDefault="00381478" w:rsidP="00863CD0">
      <w:pPr>
        <w:pStyle w:val="ListParagraph"/>
        <w:numPr>
          <w:ilvl w:val="0"/>
          <w:numId w:val="14"/>
        </w:numPr>
        <w:spacing w:line="276" w:lineRule="auto"/>
      </w:pPr>
      <w:hyperlink r:id="rId27" w:history="1">
        <w:r w:rsidR="002D11F6" w:rsidRPr="00863CD0">
          <w:rPr>
            <w:rStyle w:val="Hyperlink"/>
            <w:color w:val="auto"/>
            <w:u w:val="none"/>
          </w:rPr>
          <w:t>http://www.cs.waikato.ac.nz/ml/weka/</w:t>
        </w:r>
      </w:hyperlink>
    </w:p>
    <w:p w14:paraId="50D98C11" w14:textId="1E43EDA0" w:rsidR="002D11F6" w:rsidRPr="00863CD0" w:rsidRDefault="00381478" w:rsidP="00863CD0">
      <w:pPr>
        <w:pStyle w:val="ListParagraph"/>
        <w:numPr>
          <w:ilvl w:val="0"/>
          <w:numId w:val="14"/>
        </w:numPr>
        <w:spacing w:line="276" w:lineRule="auto"/>
      </w:pPr>
      <w:hyperlink r:id="rId28" w:history="1">
        <w:r w:rsidR="002D11F6" w:rsidRPr="00863CD0">
          <w:rPr>
            <w:rStyle w:val="Hyperlink"/>
            <w:color w:val="auto"/>
            <w:u w:val="none"/>
          </w:rPr>
          <w:t>https://</w:t>
        </w:r>
        <w:r w:rsidR="002D11F6" w:rsidRPr="00863CD0">
          <w:rPr>
            <w:rStyle w:val="Hyperlink"/>
            <w:bCs/>
            <w:color w:val="auto"/>
            <w:u w:val="none"/>
          </w:rPr>
          <w:t>weka</w:t>
        </w:r>
        <w:r w:rsidR="002D11F6" w:rsidRPr="00863CD0">
          <w:rPr>
            <w:rStyle w:val="Hyperlink"/>
            <w:color w:val="auto"/>
            <w:u w:val="none"/>
          </w:rPr>
          <w:t>.wikispaces.com/Frequently+Asked+Questions</w:t>
        </w:r>
      </w:hyperlink>
    </w:p>
    <w:p w14:paraId="35266965" w14:textId="61AD08C9" w:rsidR="002D11F6" w:rsidRPr="00863CD0" w:rsidRDefault="00381478" w:rsidP="00863CD0">
      <w:pPr>
        <w:pStyle w:val="ListParagraph"/>
        <w:numPr>
          <w:ilvl w:val="0"/>
          <w:numId w:val="14"/>
        </w:numPr>
        <w:spacing w:line="276" w:lineRule="auto"/>
      </w:pPr>
      <w:hyperlink r:id="rId29" w:history="1">
        <w:r w:rsidR="002D11F6" w:rsidRPr="00863CD0">
          <w:rPr>
            <w:rStyle w:val="Hyperlink"/>
            <w:color w:val="auto"/>
            <w:u w:val="none"/>
          </w:rPr>
          <w:t>http://en.wikipedia.org/wiki/Weka_%28machine_learning%29</w:t>
        </w:r>
      </w:hyperlink>
    </w:p>
    <w:p w14:paraId="21A6E948" w14:textId="07D843C4" w:rsidR="002D11F6" w:rsidRPr="00863CD0" w:rsidRDefault="00381478" w:rsidP="00863CD0">
      <w:pPr>
        <w:pStyle w:val="ListParagraph"/>
        <w:numPr>
          <w:ilvl w:val="0"/>
          <w:numId w:val="14"/>
        </w:numPr>
        <w:spacing w:line="276" w:lineRule="auto"/>
      </w:pPr>
      <w:hyperlink r:id="rId30" w:anchor=".VWy2KVxViko" w:history="1">
        <w:r w:rsidR="003A41AE" w:rsidRPr="00863CD0">
          <w:rPr>
            <w:rStyle w:val="Hyperlink"/>
            <w:color w:val="auto"/>
            <w:u w:val="none"/>
          </w:rPr>
          <w:t>http://www.sms-tsunami-warning.com/pages/richter-scale#.VWy2KVxViko</w:t>
        </w:r>
      </w:hyperlink>
    </w:p>
    <w:p w14:paraId="443BC72D" w14:textId="12318008" w:rsidR="003A41AE" w:rsidRPr="00863CD0" w:rsidRDefault="00381478" w:rsidP="00863CD0">
      <w:pPr>
        <w:pStyle w:val="ListParagraph"/>
        <w:numPr>
          <w:ilvl w:val="0"/>
          <w:numId w:val="14"/>
        </w:numPr>
        <w:spacing w:line="276" w:lineRule="auto"/>
      </w:pPr>
      <w:hyperlink r:id="rId31" w:history="1">
        <w:r w:rsidR="003A41AE" w:rsidRPr="00863CD0">
          <w:rPr>
            <w:rStyle w:val="Hyperlink"/>
            <w:color w:val="auto"/>
            <w:u w:val="none"/>
          </w:rPr>
          <w:t>http://storm.cis.fordham.edu/~gweiss/data-mining/datasets.html</w:t>
        </w:r>
      </w:hyperlink>
    </w:p>
    <w:p w14:paraId="1FA1F02D" w14:textId="77777777" w:rsidR="003A41AE" w:rsidRPr="002535DC" w:rsidRDefault="003A41AE" w:rsidP="00913279">
      <w:pPr>
        <w:pStyle w:val="ListParagraph"/>
      </w:pPr>
    </w:p>
    <w:p w14:paraId="54539EEF" w14:textId="77777777" w:rsidR="002D11F6" w:rsidRPr="002535DC" w:rsidRDefault="002D11F6" w:rsidP="002D11F6">
      <w:pPr>
        <w:pStyle w:val="ListParagraph"/>
      </w:pPr>
    </w:p>
    <w:sectPr w:rsidR="002D11F6" w:rsidRPr="002535DC" w:rsidSect="006873E5">
      <w:headerReference w:type="even" r:id="rId32"/>
      <w:headerReference w:type="default" r:id="rId33"/>
      <w:pgSz w:w="12240" w:h="15840" w:code="1"/>
      <w:pgMar w:top="1440" w:right="1440" w:bottom="1440" w:left="1440" w:header="720" w:footer="720" w:gutter="0"/>
      <w:pgNumType w:start="1"/>
      <w:cols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40FD64" w14:textId="77777777" w:rsidR="00913279" w:rsidRDefault="00913279">
      <w:r>
        <w:separator/>
      </w:r>
    </w:p>
  </w:endnote>
  <w:endnote w:type="continuationSeparator" w:id="0">
    <w:p w14:paraId="7CEA580C" w14:textId="77777777" w:rsidR="00913279" w:rsidRDefault="00913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2B470D" w14:textId="77777777" w:rsidR="00913279" w:rsidRDefault="00913279">
      <w:r>
        <w:separator/>
      </w:r>
    </w:p>
  </w:footnote>
  <w:footnote w:type="continuationSeparator" w:id="0">
    <w:p w14:paraId="01FDDF65" w14:textId="77777777" w:rsidR="00913279" w:rsidRDefault="0091327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34009A" w14:textId="77777777" w:rsidR="00913279" w:rsidRDefault="00913279" w:rsidP="006873E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57B7D3" w14:textId="77777777" w:rsidR="00913279" w:rsidRDefault="00913279" w:rsidP="000B762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096FEF" w14:textId="77777777" w:rsidR="00913279" w:rsidRDefault="00913279" w:rsidP="002C121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81478">
      <w:rPr>
        <w:rStyle w:val="PageNumber"/>
        <w:noProof/>
      </w:rPr>
      <w:t>1</w:t>
    </w:r>
    <w:r>
      <w:rPr>
        <w:rStyle w:val="PageNumber"/>
      </w:rPr>
      <w:fldChar w:fldCharType="end"/>
    </w:r>
  </w:p>
  <w:p w14:paraId="566A3315" w14:textId="7AE49F41" w:rsidR="00913279" w:rsidRDefault="00913279" w:rsidP="000B762D">
    <w:pPr>
      <w:pStyle w:val="Header"/>
      <w:tabs>
        <w:tab w:val="clear" w:pos="4320"/>
        <w:tab w:val="clear" w:pos="8640"/>
        <w:tab w:val="right" w:pos="9180"/>
      </w:tabs>
      <w:ind w:right="360"/>
      <w:jc w:val="left"/>
    </w:pPr>
    <w:r>
      <w:t>COMPARATIVE EVALUATION OF MACHINE LEARNING ALGORITHMS</w:t>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49E9E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9A44E9"/>
    <w:multiLevelType w:val="multilevel"/>
    <w:tmpl w:val="BCD4C3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4327BBD"/>
    <w:multiLevelType w:val="hybridMultilevel"/>
    <w:tmpl w:val="BE2A0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8D5FAC"/>
    <w:multiLevelType w:val="hybridMultilevel"/>
    <w:tmpl w:val="41DADE58"/>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BF5491"/>
    <w:multiLevelType w:val="hybridMultilevel"/>
    <w:tmpl w:val="28523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D9C264D"/>
    <w:multiLevelType w:val="multilevel"/>
    <w:tmpl w:val="2E667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E03E8F"/>
    <w:multiLevelType w:val="hybridMultilevel"/>
    <w:tmpl w:val="833E8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122818"/>
    <w:multiLevelType w:val="hybridMultilevel"/>
    <w:tmpl w:val="AD66C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5E76CC"/>
    <w:multiLevelType w:val="hybridMultilevel"/>
    <w:tmpl w:val="04AEE9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56272F"/>
    <w:multiLevelType w:val="hybridMultilevel"/>
    <w:tmpl w:val="BFE2F1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954391"/>
    <w:multiLevelType w:val="hybridMultilevel"/>
    <w:tmpl w:val="0786F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305CD4"/>
    <w:multiLevelType w:val="hybridMultilevel"/>
    <w:tmpl w:val="D628772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59E5F0A"/>
    <w:multiLevelType w:val="hybridMultilevel"/>
    <w:tmpl w:val="ACD29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893179"/>
    <w:multiLevelType w:val="hybridMultilevel"/>
    <w:tmpl w:val="66682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654BBD"/>
    <w:multiLevelType w:val="hybridMultilevel"/>
    <w:tmpl w:val="CF6C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F411C5"/>
    <w:multiLevelType w:val="multilevel"/>
    <w:tmpl w:val="BD04B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C35727D"/>
    <w:multiLevelType w:val="hybridMultilevel"/>
    <w:tmpl w:val="C7CC7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8715E0"/>
    <w:multiLevelType w:val="hybridMultilevel"/>
    <w:tmpl w:val="F3E8C1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6"/>
  </w:num>
  <w:num w:numId="4">
    <w:abstractNumId w:val="1"/>
  </w:num>
  <w:num w:numId="5">
    <w:abstractNumId w:val="14"/>
  </w:num>
  <w:num w:numId="6">
    <w:abstractNumId w:val="17"/>
  </w:num>
  <w:num w:numId="7">
    <w:abstractNumId w:val="11"/>
  </w:num>
  <w:num w:numId="8">
    <w:abstractNumId w:val="2"/>
  </w:num>
  <w:num w:numId="9">
    <w:abstractNumId w:val="16"/>
  </w:num>
  <w:num w:numId="10">
    <w:abstractNumId w:val="3"/>
  </w:num>
  <w:num w:numId="11">
    <w:abstractNumId w:val="9"/>
  </w:num>
  <w:num w:numId="12">
    <w:abstractNumId w:val="12"/>
  </w:num>
  <w:num w:numId="13">
    <w:abstractNumId w:val="10"/>
  </w:num>
  <w:num w:numId="14">
    <w:abstractNumId w:val="18"/>
  </w:num>
  <w:num w:numId="15">
    <w:abstractNumId w:val="7"/>
  </w:num>
  <w:num w:numId="16">
    <w:abstractNumId w:val="15"/>
  </w:num>
  <w:num w:numId="17">
    <w:abstractNumId w:val="5"/>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3355"/>
    <w:rsid w:val="000002E1"/>
    <w:rsid w:val="00001269"/>
    <w:rsid w:val="00001E41"/>
    <w:rsid w:val="00002EB9"/>
    <w:rsid w:val="00004977"/>
    <w:rsid w:val="00006F91"/>
    <w:rsid w:val="00010A55"/>
    <w:rsid w:val="0001163B"/>
    <w:rsid w:val="000116F5"/>
    <w:rsid w:val="00011FA4"/>
    <w:rsid w:val="00014560"/>
    <w:rsid w:val="0001516E"/>
    <w:rsid w:val="00016D48"/>
    <w:rsid w:val="00016EF9"/>
    <w:rsid w:val="0002024E"/>
    <w:rsid w:val="00021681"/>
    <w:rsid w:val="000222B8"/>
    <w:rsid w:val="0002345E"/>
    <w:rsid w:val="00023AD7"/>
    <w:rsid w:val="00025074"/>
    <w:rsid w:val="0002645A"/>
    <w:rsid w:val="00026481"/>
    <w:rsid w:val="000265A8"/>
    <w:rsid w:val="00026C30"/>
    <w:rsid w:val="0002767D"/>
    <w:rsid w:val="000327EB"/>
    <w:rsid w:val="000331EA"/>
    <w:rsid w:val="0003571B"/>
    <w:rsid w:val="00037679"/>
    <w:rsid w:val="000411C3"/>
    <w:rsid w:val="00043F08"/>
    <w:rsid w:val="0004592C"/>
    <w:rsid w:val="00052138"/>
    <w:rsid w:val="00052561"/>
    <w:rsid w:val="00052A10"/>
    <w:rsid w:val="00056C46"/>
    <w:rsid w:val="000610F6"/>
    <w:rsid w:val="00061408"/>
    <w:rsid w:val="00063CA7"/>
    <w:rsid w:val="00064B71"/>
    <w:rsid w:val="000665A5"/>
    <w:rsid w:val="0007053E"/>
    <w:rsid w:val="00077B50"/>
    <w:rsid w:val="0008199D"/>
    <w:rsid w:val="000851DF"/>
    <w:rsid w:val="0008574C"/>
    <w:rsid w:val="00086A66"/>
    <w:rsid w:val="00090456"/>
    <w:rsid w:val="000913C7"/>
    <w:rsid w:val="000929F2"/>
    <w:rsid w:val="00093DB8"/>
    <w:rsid w:val="000A0B24"/>
    <w:rsid w:val="000A2218"/>
    <w:rsid w:val="000A2333"/>
    <w:rsid w:val="000A5493"/>
    <w:rsid w:val="000A65AD"/>
    <w:rsid w:val="000A6D04"/>
    <w:rsid w:val="000A758E"/>
    <w:rsid w:val="000A79C7"/>
    <w:rsid w:val="000B11AE"/>
    <w:rsid w:val="000B2A52"/>
    <w:rsid w:val="000B33A3"/>
    <w:rsid w:val="000B3501"/>
    <w:rsid w:val="000B5589"/>
    <w:rsid w:val="000B5F1D"/>
    <w:rsid w:val="000B762D"/>
    <w:rsid w:val="000B77FE"/>
    <w:rsid w:val="000B7CB4"/>
    <w:rsid w:val="000C04EB"/>
    <w:rsid w:val="000C115A"/>
    <w:rsid w:val="000C124F"/>
    <w:rsid w:val="000C2C07"/>
    <w:rsid w:val="000C31A2"/>
    <w:rsid w:val="000C3747"/>
    <w:rsid w:val="000C5AEE"/>
    <w:rsid w:val="000D17E8"/>
    <w:rsid w:val="000D229B"/>
    <w:rsid w:val="000D3892"/>
    <w:rsid w:val="000D4CA9"/>
    <w:rsid w:val="000D5095"/>
    <w:rsid w:val="000D677B"/>
    <w:rsid w:val="000D6E97"/>
    <w:rsid w:val="000E097D"/>
    <w:rsid w:val="000E1D3D"/>
    <w:rsid w:val="000E22FA"/>
    <w:rsid w:val="000E2B1B"/>
    <w:rsid w:val="000E3FF9"/>
    <w:rsid w:val="000E4E49"/>
    <w:rsid w:val="000E6BAC"/>
    <w:rsid w:val="000E6BED"/>
    <w:rsid w:val="000F0DC7"/>
    <w:rsid w:val="000F0F2D"/>
    <w:rsid w:val="000F1263"/>
    <w:rsid w:val="000F12CA"/>
    <w:rsid w:val="000F2A00"/>
    <w:rsid w:val="000F408A"/>
    <w:rsid w:val="000F6486"/>
    <w:rsid w:val="000F7D6C"/>
    <w:rsid w:val="00100F82"/>
    <w:rsid w:val="00101E02"/>
    <w:rsid w:val="00103739"/>
    <w:rsid w:val="00103B78"/>
    <w:rsid w:val="00106BB9"/>
    <w:rsid w:val="00107D22"/>
    <w:rsid w:val="001109EB"/>
    <w:rsid w:val="001113C6"/>
    <w:rsid w:val="00112302"/>
    <w:rsid w:val="00112D95"/>
    <w:rsid w:val="00113B4E"/>
    <w:rsid w:val="00114CA5"/>
    <w:rsid w:val="00117B5A"/>
    <w:rsid w:val="00117E29"/>
    <w:rsid w:val="00121B14"/>
    <w:rsid w:val="001230E6"/>
    <w:rsid w:val="00124975"/>
    <w:rsid w:val="001249A9"/>
    <w:rsid w:val="00125105"/>
    <w:rsid w:val="00130FA6"/>
    <w:rsid w:val="00131AF3"/>
    <w:rsid w:val="00132A8C"/>
    <w:rsid w:val="00133662"/>
    <w:rsid w:val="00133AD5"/>
    <w:rsid w:val="001347C0"/>
    <w:rsid w:val="00135384"/>
    <w:rsid w:val="00136468"/>
    <w:rsid w:val="00136560"/>
    <w:rsid w:val="001375A6"/>
    <w:rsid w:val="0013795A"/>
    <w:rsid w:val="00140AA8"/>
    <w:rsid w:val="00141386"/>
    <w:rsid w:val="001422E8"/>
    <w:rsid w:val="001428A0"/>
    <w:rsid w:val="00142DA0"/>
    <w:rsid w:val="00143095"/>
    <w:rsid w:val="001440F6"/>
    <w:rsid w:val="00145CDE"/>
    <w:rsid w:val="00145EDB"/>
    <w:rsid w:val="001465BA"/>
    <w:rsid w:val="001469D0"/>
    <w:rsid w:val="00151218"/>
    <w:rsid w:val="00152E8A"/>
    <w:rsid w:val="00153E3E"/>
    <w:rsid w:val="001572DD"/>
    <w:rsid w:val="00157DAB"/>
    <w:rsid w:val="001623C9"/>
    <w:rsid w:val="00165A5E"/>
    <w:rsid w:val="00166938"/>
    <w:rsid w:val="00167262"/>
    <w:rsid w:val="001715B7"/>
    <w:rsid w:val="0017474F"/>
    <w:rsid w:val="001803B2"/>
    <w:rsid w:val="00181B36"/>
    <w:rsid w:val="00182B1A"/>
    <w:rsid w:val="001833CD"/>
    <w:rsid w:val="001835CE"/>
    <w:rsid w:val="001848E3"/>
    <w:rsid w:val="00187562"/>
    <w:rsid w:val="001929EA"/>
    <w:rsid w:val="0019315F"/>
    <w:rsid w:val="0019343E"/>
    <w:rsid w:val="0019396D"/>
    <w:rsid w:val="00193F69"/>
    <w:rsid w:val="00194DAF"/>
    <w:rsid w:val="001959DE"/>
    <w:rsid w:val="00195A65"/>
    <w:rsid w:val="001A1305"/>
    <w:rsid w:val="001A232A"/>
    <w:rsid w:val="001A2940"/>
    <w:rsid w:val="001A60E6"/>
    <w:rsid w:val="001A7A76"/>
    <w:rsid w:val="001A7F13"/>
    <w:rsid w:val="001B01A7"/>
    <w:rsid w:val="001B0779"/>
    <w:rsid w:val="001B1E88"/>
    <w:rsid w:val="001B2E53"/>
    <w:rsid w:val="001B719F"/>
    <w:rsid w:val="001B7D89"/>
    <w:rsid w:val="001C038F"/>
    <w:rsid w:val="001C17BB"/>
    <w:rsid w:val="001C3E69"/>
    <w:rsid w:val="001C480A"/>
    <w:rsid w:val="001C5819"/>
    <w:rsid w:val="001C73EB"/>
    <w:rsid w:val="001D0418"/>
    <w:rsid w:val="001D0830"/>
    <w:rsid w:val="001D0EEC"/>
    <w:rsid w:val="001D12D1"/>
    <w:rsid w:val="001D75A1"/>
    <w:rsid w:val="001E0118"/>
    <w:rsid w:val="001E19B9"/>
    <w:rsid w:val="001E33AF"/>
    <w:rsid w:val="001E33CF"/>
    <w:rsid w:val="001E39AA"/>
    <w:rsid w:val="001E5553"/>
    <w:rsid w:val="001E5DD1"/>
    <w:rsid w:val="001E6266"/>
    <w:rsid w:val="001F176D"/>
    <w:rsid w:val="001F22C8"/>
    <w:rsid w:val="001F2B5D"/>
    <w:rsid w:val="001F3D1B"/>
    <w:rsid w:val="001F4067"/>
    <w:rsid w:val="001F4614"/>
    <w:rsid w:val="001F4B47"/>
    <w:rsid w:val="001F4D2F"/>
    <w:rsid w:val="001F57C4"/>
    <w:rsid w:val="001F64C2"/>
    <w:rsid w:val="001F69F3"/>
    <w:rsid w:val="001F6B8A"/>
    <w:rsid w:val="00200EE1"/>
    <w:rsid w:val="0020243E"/>
    <w:rsid w:val="00202DC5"/>
    <w:rsid w:val="00203D83"/>
    <w:rsid w:val="00205618"/>
    <w:rsid w:val="00205B20"/>
    <w:rsid w:val="00205B67"/>
    <w:rsid w:val="002102BD"/>
    <w:rsid w:val="00210676"/>
    <w:rsid w:val="0021478D"/>
    <w:rsid w:val="00215C97"/>
    <w:rsid w:val="0021714B"/>
    <w:rsid w:val="00217E95"/>
    <w:rsid w:val="002207DE"/>
    <w:rsid w:val="00220C1C"/>
    <w:rsid w:val="0022480F"/>
    <w:rsid w:val="00226A0C"/>
    <w:rsid w:val="00227537"/>
    <w:rsid w:val="0023100B"/>
    <w:rsid w:val="00231746"/>
    <w:rsid w:val="0023334D"/>
    <w:rsid w:val="002357E2"/>
    <w:rsid w:val="00235C45"/>
    <w:rsid w:val="00236B1B"/>
    <w:rsid w:val="002406CC"/>
    <w:rsid w:val="00241569"/>
    <w:rsid w:val="00241B96"/>
    <w:rsid w:val="00242D50"/>
    <w:rsid w:val="00243397"/>
    <w:rsid w:val="00243E87"/>
    <w:rsid w:val="00244D64"/>
    <w:rsid w:val="00245679"/>
    <w:rsid w:val="00247DA9"/>
    <w:rsid w:val="00250A69"/>
    <w:rsid w:val="00252876"/>
    <w:rsid w:val="002535DC"/>
    <w:rsid w:val="002555DE"/>
    <w:rsid w:val="002563EC"/>
    <w:rsid w:val="00256FEF"/>
    <w:rsid w:val="0026193E"/>
    <w:rsid w:val="002632FE"/>
    <w:rsid w:val="00263402"/>
    <w:rsid w:val="00263F91"/>
    <w:rsid w:val="00264004"/>
    <w:rsid w:val="00264DA6"/>
    <w:rsid w:val="002677F3"/>
    <w:rsid w:val="002732ED"/>
    <w:rsid w:val="00274CB9"/>
    <w:rsid w:val="0027510A"/>
    <w:rsid w:val="00280B01"/>
    <w:rsid w:val="0028130C"/>
    <w:rsid w:val="00282663"/>
    <w:rsid w:val="00282BA1"/>
    <w:rsid w:val="0028331D"/>
    <w:rsid w:val="00284992"/>
    <w:rsid w:val="0028583E"/>
    <w:rsid w:val="00285C12"/>
    <w:rsid w:val="002933CA"/>
    <w:rsid w:val="00293CF6"/>
    <w:rsid w:val="00294C41"/>
    <w:rsid w:val="002A041C"/>
    <w:rsid w:val="002A0E55"/>
    <w:rsid w:val="002A11E1"/>
    <w:rsid w:val="002A2EC2"/>
    <w:rsid w:val="002A725D"/>
    <w:rsid w:val="002B0649"/>
    <w:rsid w:val="002B1B41"/>
    <w:rsid w:val="002B320A"/>
    <w:rsid w:val="002B3949"/>
    <w:rsid w:val="002B3D38"/>
    <w:rsid w:val="002B4D32"/>
    <w:rsid w:val="002B5A2C"/>
    <w:rsid w:val="002C00D0"/>
    <w:rsid w:val="002C1124"/>
    <w:rsid w:val="002C1211"/>
    <w:rsid w:val="002C35F3"/>
    <w:rsid w:val="002C5F03"/>
    <w:rsid w:val="002C6D60"/>
    <w:rsid w:val="002D0FE9"/>
    <w:rsid w:val="002D11F6"/>
    <w:rsid w:val="002D3056"/>
    <w:rsid w:val="002D5280"/>
    <w:rsid w:val="002D66CA"/>
    <w:rsid w:val="002D6DE4"/>
    <w:rsid w:val="002D7AEB"/>
    <w:rsid w:val="002D7FCA"/>
    <w:rsid w:val="002E01E5"/>
    <w:rsid w:val="002E0D4D"/>
    <w:rsid w:val="002E1190"/>
    <w:rsid w:val="002E1AD8"/>
    <w:rsid w:val="002F2100"/>
    <w:rsid w:val="002F45E8"/>
    <w:rsid w:val="002F59A0"/>
    <w:rsid w:val="002F78E6"/>
    <w:rsid w:val="002F7BAA"/>
    <w:rsid w:val="00301503"/>
    <w:rsid w:val="003023AE"/>
    <w:rsid w:val="00302B92"/>
    <w:rsid w:val="00307A65"/>
    <w:rsid w:val="00307D39"/>
    <w:rsid w:val="003101E0"/>
    <w:rsid w:val="00310492"/>
    <w:rsid w:val="00310495"/>
    <w:rsid w:val="00312388"/>
    <w:rsid w:val="00314B6F"/>
    <w:rsid w:val="00315925"/>
    <w:rsid w:val="00315B40"/>
    <w:rsid w:val="00316B92"/>
    <w:rsid w:val="003223AB"/>
    <w:rsid w:val="00324A2F"/>
    <w:rsid w:val="00324D9E"/>
    <w:rsid w:val="00326981"/>
    <w:rsid w:val="00326C10"/>
    <w:rsid w:val="00332E10"/>
    <w:rsid w:val="003340A6"/>
    <w:rsid w:val="00334CA1"/>
    <w:rsid w:val="00335D5C"/>
    <w:rsid w:val="0034275B"/>
    <w:rsid w:val="00344479"/>
    <w:rsid w:val="00346774"/>
    <w:rsid w:val="00346B0B"/>
    <w:rsid w:val="00346FFB"/>
    <w:rsid w:val="003502FF"/>
    <w:rsid w:val="00352654"/>
    <w:rsid w:val="003542B0"/>
    <w:rsid w:val="0035558F"/>
    <w:rsid w:val="00356515"/>
    <w:rsid w:val="00356EB2"/>
    <w:rsid w:val="00356FF4"/>
    <w:rsid w:val="003628A5"/>
    <w:rsid w:val="00362DFC"/>
    <w:rsid w:val="00366F9E"/>
    <w:rsid w:val="00367B3F"/>
    <w:rsid w:val="003702A9"/>
    <w:rsid w:val="00371A20"/>
    <w:rsid w:val="0037229A"/>
    <w:rsid w:val="00372CC2"/>
    <w:rsid w:val="003750A7"/>
    <w:rsid w:val="0038008F"/>
    <w:rsid w:val="0038042A"/>
    <w:rsid w:val="003806B8"/>
    <w:rsid w:val="00380EB2"/>
    <w:rsid w:val="00381478"/>
    <w:rsid w:val="003917AD"/>
    <w:rsid w:val="00391D6D"/>
    <w:rsid w:val="003924A1"/>
    <w:rsid w:val="00393FF1"/>
    <w:rsid w:val="0039727B"/>
    <w:rsid w:val="003A0E64"/>
    <w:rsid w:val="003A41AE"/>
    <w:rsid w:val="003A7ACD"/>
    <w:rsid w:val="003A7D29"/>
    <w:rsid w:val="003B055E"/>
    <w:rsid w:val="003B5070"/>
    <w:rsid w:val="003B5392"/>
    <w:rsid w:val="003B5541"/>
    <w:rsid w:val="003B5842"/>
    <w:rsid w:val="003B72E2"/>
    <w:rsid w:val="003B740E"/>
    <w:rsid w:val="003C1D1D"/>
    <w:rsid w:val="003C5FF2"/>
    <w:rsid w:val="003C66FB"/>
    <w:rsid w:val="003D120A"/>
    <w:rsid w:val="003D191B"/>
    <w:rsid w:val="003D290F"/>
    <w:rsid w:val="003D4FB5"/>
    <w:rsid w:val="003D7981"/>
    <w:rsid w:val="003D7B49"/>
    <w:rsid w:val="003E0440"/>
    <w:rsid w:val="003E1F21"/>
    <w:rsid w:val="003E572D"/>
    <w:rsid w:val="003E6231"/>
    <w:rsid w:val="003F0D24"/>
    <w:rsid w:val="003F12D3"/>
    <w:rsid w:val="003F143C"/>
    <w:rsid w:val="003F3531"/>
    <w:rsid w:val="003F4461"/>
    <w:rsid w:val="003F4BA8"/>
    <w:rsid w:val="003F54B9"/>
    <w:rsid w:val="003F58EB"/>
    <w:rsid w:val="003F766A"/>
    <w:rsid w:val="003F7D92"/>
    <w:rsid w:val="00400D02"/>
    <w:rsid w:val="00401964"/>
    <w:rsid w:val="0040350B"/>
    <w:rsid w:val="00410BC4"/>
    <w:rsid w:val="004114B8"/>
    <w:rsid w:val="004115D8"/>
    <w:rsid w:val="004139E6"/>
    <w:rsid w:val="004142E9"/>
    <w:rsid w:val="00414914"/>
    <w:rsid w:val="00414CE0"/>
    <w:rsid w:val="0041618D"/>
    <w:rsid w:val="004174FB"/>
    <w:rsid w:val="00421DC2"/>
    <w:rsid w:val="00422196"/>
    <w:rsid w:val="00424C90"/>
    <w:rsid w:val="00425197"/>
    <w:rsid w:val="00425552"/>
    <w:rsid w:val="0043027D"/>
    <w:rsid w:val="00432394"/>
    <w:rsid w:val="00432F7B"/>
    <w:rsid w:val="00434090"/>
    <w:rsid w:val="004344FC"/>
    <w:rsid w:val="004364F5"/>
    <w:rsid w:val="004412E9"/>
    <w:rsid w:val="00443C38"/>
    <w:rsid w:val="00444BE4"/>
    <w:rsid w:val="004456F3"/>
    <w:rsid w:val="004467F9"/>
    <w:rsid w:val="00447A88"/>
    <w:rsid w:val="0045053A"/>
    <w:rsid w:val="00450B29"/>
    <w:rsid w:val="00450D72"/>
    <w:rsid w:val="0045274D"/>
    <w:rsid w:val="00453DAE"/>
    <w:rsid w:val="004548B3"/>
    <w:rsid w:val="004560C2"/>
    <w:rsid w:val="004615FC"/>
    <w:rsid w:val="00461BDD"/>
    <w:rsid w:val="00461FD5"/>
    <w:rsid w:val="0046555E"/>
    <w:rsid w:val="00465DD4"/>
    <w:rsid w:val="00466291"/>
    <w:rsid w:val="0046695C"/>
    <w:rsid w:val="0047334B"/>
    <w:rsid w:val="004737A4"/>
    <w:rsid w:val="00475E2F"/>
    <w:rsid w:val="004760B1"/>
    <w:rsid w:val="00477D15"/>
    <w:rsid w:val="00477E50"/>
    <w:rsid w:val="00480792"/>
    <w:rsid w:val="004821B0"/>
    <w:rsid w:val="00482BF1"/>
    <w:rsid w:val="004835E6"/>
    <w:rsid w:val="0048414B"/>
    <w:rsid w:val="004854AF"/>
    <w:rsid w:val="004860DD"/>
    <w:rsid w:val="00486E89"/>
    <w:rsid w:val="00486FAC"/>
    <w:rsid w:val="00487FCF"/>
    <w:rsid w:val="00491993"/>
    <w:rsid w:val="004929A8"/>
    <w:rsid w:val="00492C86"/>
    <w:rsid w:val="00494112"/>
    <w:rsid w:val="00495ED5"/>
    <w:rsid w:val="004A097B"/>
    <w:rsid w:val="004A296E"/>
    <w:rsid w:val="004A399E"/>
    <w:rsid w:val="004A448A"/>
    <w:rsid w:val="004A7F44"/>
    <w:rsid w:val="004B0094"/>
    <w:rsid w:val="004B01B5"/>
    <w:rsid w:val="004B0B4F"/>
    <w:rsid w:val="004B200A"/>
    <w:rsid w:val="004B3A0B"/>
    <w:rsid w:val="004B4007"/>
    <w:rsid w:val="004B7111"/>
    <w:rsid w:val="004C1529"/>
    <w:rsid w:val="004C1B4D"/>
    <w:rsid w:val="004C2710"/>
    <w:rsid w:val="004C3556"/>
    <w:rsid w:val="004C5AB5"/>
    <w:rsid w:val="004C6545"/>
    <w:rsid w:val="004C659D"/>
    <w:rsid w:val="004C6C55"/>
    <w:rsid w:val="004C7FA4"/>
    <w:rsid w:val="004D0815"/>
    <w:rsid w:val="004D1A35"/>
    <w:rsid w:val="004D1DC6"/>
    <w:rsid w:val="004D20BC"/>
    <w:rsid w:val="004D2247"/>
    <w:rsid w:val="004D3C23"/>
    <w:rsid w:val="004D42A0"/>
    <w:rsid w:val="004D43D5"/>
    <w:rsid w:val="004D5245"/>
    <w:rsid w:val="004D7834"/>
    <w:rsid w:val="004E0CD3"/>
    <w:rsid w:val="004E3DC3"/>
    <w:rsid w:val="004E3E6F"/>
    <w:rsid w:val="004E400C"/>
    <w:rsid w:val="004E47F8"/>
    <w:rsid w:val="004E4DDE"/>
    <w:rsid w:val="004F1549"/>
    <w:rsid w:val="004F205E"/>
    <w:rsid w:val="004F2E0F"/>
    <w:rsid w:val="004F75DD"/>
    <w:rsid w:val="005003AC"/>
    <w:rsid w:val="005012DC"/>
    <w:rsid w:val="00501549"/>
    <w:rsid w:val="00501EE0"/>
    <w:rsid w:val="00502AA7"/>
    <w:rsid w:val="00503551"/>
    <w:rsid w:val="00504F0F"/>
    <w:rsid w:val="00506E31"/>
    <w:rsid w:val="0050751E"/>
    <w:rsid w:val="00507C88"/>
    <w:rsid w:val="005127F1"/>
    <w:rsid w:val="00513E19"/>
    <w:rsid w:val="005157B6"/>
    <w:rsid w:val="005207DF"/>
    <w:rsid w:val="00520BCB"/>
    <w:rsid w:val="005210E1"/>
    <w:rsid w:val="00522328"/>
    <w:rsid w:val="00522F4F"/>
    <w:rsid w:val="00523543"/>
    <w:rsid w:val="00526C8A"/>
    <w:rsid w:val="0052716B"/>
    <w:rsid w:val="0053010D"/>
    <w:rsid w:val="00530C06"/>
    <w:rsid w:val="00534783"/>
    <w:rsid w:val="00535335"/>
    <w:rsid w:val="00535724"/>
    <w:rsid w:val="005357DC"/>
    <w:rsid w:val="00536114"/>
    <w:rsid w:val="005367B0"/>
    <w:rsid w:val="00536F46"/>
    <w:rsid w:val="0053775F"/>
    <w:rsid w:val="00542923"/>
    <w:rsid w:val="00542C2B"/>
    <w:rsid w:val="005433B8"/>
    <w:rsid w:val="00544CC2"/>
    <w:rsid w:val="005451B2"/>
    <w:rsid w:val="00545442"/>
    <w:rsid w:val="00550051"/>
    <w:rsid w:val="0055012B"/>
    <w:rsid w:val="00551078"/>
    <w:rsid w:val="00551EDF"/>
    <w:rsid w:val="005527C6"/>
    <w:rsid w:val="00553F3F"/>
    <w:rsid w:val="00555627"/>
    <w:rsid w:val="00556798"/>
    <w:rsid w:val="005574F6"/>
    <w:rsid w:val="00561675"/>
    <w:rsid w:val="005618CC"/>
    <w:rsid w:val="00562183"/>
    <w:rsid w:val="005624B8"/>
    <w:rsid w:val="005625DE"/>
    <w:rsid w:val="00564990"/>
    <w:rsid w:val="00564C5A"/>
    <w:rsid w:val="005667BC"/>
    <w:rsid w:val="0056697E"/>
    <w:rsid w:val="005677DE"/>
    <w:rsid w:val="00570484"/>
    <w:rsid w:val="00570BBB"/>
    <w:rsid w:val="005723F6"/>
    <w:rsid w:val="00573221"/>
    <w:rsid w:val="0057490B"/>
    <w:rsid w:val="00574BE5"/>
    <w:rsid w:val="00574F30"/>
    <w:rsid w:val="00575252"/>
    <w:rsid w:val="005763E2"/>
    <w:rsid w:val="0058064C"/>
    <w:rsid w:val="005823B7"/>
    <w:rsid w:val="005829CA"/>
    <w:rsid w:val="00583283"/>
    <w:rsid w:val="00583355"/>
    <w:rsid w:val="00586444"/>
    <w:rsid w:val="00586657"/>
    <w:rsid w:val="0058670E"/>
    <w:rsid w:val="00586F1C"/>
    <w:rsid w:val="00586F5D"/>
    <w:rsid w:val="00587203"/>
    <w:rsid w:val="00587337"/>
    <w:rsid w:val="00587857"/>
    <w:rsid w:val="00587898"/>
    <w:rsid w:val="005900B4"/>
    <w:rsid w:val="00590720"/>
    <w:rsid w:val="0059089E"/>
    <w:rsid w:val="00590AE8"/>
    <w:rsid w:val="00591521"/>
    <w:rsid w:val="0059324B"/>
    <w:rsid w:val="0059450A"/>
    <w:rsid w:val="005957D5"/>
    <w:rsid w:val="00596AB0"/>
    <w:rsid w:val="005A082F"/>
    <w:rsid w:val="005A0C01"/>
    <w:rsid w:val="005A1102"/>
    <w:rsid w:val="005A1C16"/>
    <w:rsid w:val="005A4A81"/>
    <w:rsid w:val="005A4B8E"/>
    <w:rsid w:val="005A54BB"/>
    <w:rsid w:val="005A5EBE"/>
    <w:rsid w:val="005A7210"/>
    <w:rsid w:val="005A725A"/>
    <w:rsid w:val="005A7777"/>
    <w:rsid w:val="005B1775"/>
    <w:rsid w:val="005B1C63"/>
    <w:rsid w:val="005B263F"/>
    <w:rsid w:val="005B3E3B"/>
    <w:rsid w:val="005B4FBA"/>
    <w:rsid w:val="005B6E9C"/>
    <w:rsid w:val="005B6F41"/>
    <w:rsid w:val="005C0087"/>
    <w:rsid w:val="005C230C"/>
    <w:rsid w:val="005C29BD"/>
    <w:rsid w:val="005C2BAE"/>
    <w:rsid w:val="005C34CA"/>
    <w:rsid w:val="005C3849"/>
    <w:rsid w:val="005C7572"/>
    <w:rsid w:val="005C7ACE"/>
    <w:rsid w:val="005C7C84"/>
    <w:rsid w:val="005D02DA"/>
    <w:rsid w:val="005D116B"/>
    <w:rsid w:val="005D150B"/>
    <w:rsid w:val="005D267E"/>
    <w:rsid w:val="005D26D7"/>
    <w:rsid w:val="005D3B72"/>
    <w:rsid w:val="005D77F6"/>
    <w:rsid w:val="005E02FA"/>
    <w:rsid w:val="005E2670"/>
    <w:rsid w:val="005E3E8A"/>
    <w:rsid w:val="005E3F16"/>
    <w:rsid w:val="005E6C90"/>
    <w:rsid w:val="005F0D7E"/>
    <w:rsid w:val="005F1FC7"/>
    <w:rsid w:val="00602551"/>
    <w:rsid w:val="00605D65"/>
    <w:rsid w:val="00606B9E"/>
    <w:rsid w:val="0060726A"/>
    <w:rsid w:val="00607392"/>
    <w:rsid w:val="006073BF"/>
    <w:rsid w:val="00610A54"/>
    <w:rsid w:val="006113C1"/>
    <w:rsid w:val="00612ABA"/>
    <w:rsid w:val="00617A3B"/>
    <w:rsid w:val="00620AE6"/>
    <w:rsid w:val="00621CB6"/>
    <w:rsid w:val="00621CF4"/>
    <w:rsid w:val="00625146"/>
    <w:rsid w:val="006262CA"/>
    <w:rsid w:val="00627213"/>
    <w:rsid w:val="0063653E"/>
    <w:rsid w:val="00641603"/>
    <w:rsid w:val="00642752"/>
    <w:rsid w:val="00642908"/>
    <w:rsid w:val="006475DD"/>
    <w:rsid w:val="00650B3E"/>
    <w:rsid w:val="00653057"/>
    <w:rsid w:val="00653595"/>
    <w:rsid w:val="0065370D"/>
    <w:rsid w:val="00653CED"/>
    <w:rsid w:val="00655F3A"/>
    <w:rsid w:val="006560F4"/>
    <w:rsid w:val="006562AE"/>
    <w:rsid w:val="006601DA"/>
    <w:rsid w:val="00660BAA"/>
    <w:rsid w:val="00661401"/>
    <w:rsid w:val="00661CA4"/>
    <w:rsid w:val="006621AD"/>
    <w:rsid w:val="00662978"/>
    <w:rsid w:val="00662BCE"/>
    <w:rsid w:val="00662C64"/>
    <w:rsid w:val="006658AB"/>
    <w:rsid w:val="00670E7D"/>
    <w:rsid w:val="006748D3"/>
    <w:rsid w:val="00675038"/>
    <w:rsid w:val="006768A0"/>
    <w:rsid w:val="00677068"/>
    <w:rsid w:val="006834B7"/>
    <w:rsid w:val="00685108"/>
    <w:rsid w:val="0068539E"/>
    <w:rsid w:val="00685C96"/>
    <w:rsid w:val="00686391"/>
    <w:rsid w:val="00686954"/>
    <w:rsid w:val="006873E5"/>
    <w:rsid w:val="00687552"/>
    <w:rsid w:val="00687CF9"/>
    <w:rsid w:val="00691F9A"/>
    <w:rsid w:val="006921F8"/>
    <w:rsid w:val="00692230"/>
    <w:rsid w:val="0069249A"/>
    <w:rsid w:val="00693E11"/>
    <w:rsid w:val="00694857"/>
    <w:rsid w:val="00695DC1"/>
    <w:rsid w:val="006975AE"/>
    <w:rsid w:val="00697727"/>
    <w:rsid w:val="00697BAC"/>
    <w:rsid w:val="006A142E"/>
    <w:rsid w:val="006A7153"/>
    <w:rsid w:val="006A71E3"/>
    <w:rsid w:val="006B0803"/>
    <w:rsid w:val="006B10AB"/>
    <w:rsid w:val="006B3206"/>
    <w:rsid w:val="006B34CA"/>
    <w:rsid w:val="006C0016"/>
    <w:rsid w:val="006C0422"/>
    <w:rsid w:val="006C1351"/>
    <w:rsid w:val="006C28E5"/>
    <w:rsid w:val="006C4292"/>
    <w:rsid w:val="006C5924"/>
    <w:rsid w:val="006C7DCF"/>
    <w:rsid w:val="006D109C"/>
    <w:rsid w:val="006D22D2"/>
    <w:rsid w:val="006D2757"/>
    <w:rsid w:val="006D2869"/>
    <w:rsid w:val="006D59FE"/>
    <w:rsid w:val="006D6794"/>
    <w:rsid w:val="006D7C12"/>
    <w:rsid w:val="006D7EAC"/>
    <w:rsid w:val="006E295C"/>
    <w:rsid w:val="006E4527"/>
    <w:rsid w:val="006E4C0A"/>
    <w:rsid w:val="006E6B9A"/>
    <w:rsid w:val="006F14DE"/>
    <w:rsid w:val="006F1BBD"/>
    <w:rsid w:val="006F249A"/>
    <w:rsid w:val="006F2D86"/>
    <w:rsid w:val="006F2F5C"/>
    <w:rsid w:val="006F3316"/>
    <w:rsid w:val="006F3833"/>
    <w:rsid w:val="006F5977"/>
    <w:rsid w:val="006F61CE"/>
    <w:rsid w:val="006F6E8C"/>
    <w:rsid w:val="006F796E"/>
    <w:rsid w:val="0070250E"/>
    <w:rsid w:val="00706D88"/>
    <w:rsid w:val="00707E1B"/>
    <w:rsid w:val="00710C75"/>
    <w:rsid w:val="0071163D"/>
    <w:rsid w:val="00711BFC"/>
    <w:rsid w:val="007136FE"/>
    <w:rsid w:val="00714CE7"/>
    <w:rsid w:val="00715EFA"/>
    <w:rsid w:val="00721040"/>
    <w:rsid w:val="00724768"/>
    <w:rsid w:val="00725718"/>
    <w:rsid w:val="00726107"/>
    <w:rsid w:val="0072782D"/>
    <w:rsid w:val="00730C96"/>
    <w:rsid w:val="00733193"/>
    <w:rsid w:val="00733D50"/>
    <w:rsid w:val="0073402C"/>
    <w:rsid w:val="0073413F"/>
    <w:rsid w:val="0073437A"/>
    <w:rsid w:val="00735014"/>
    <w:rsid w:val="0073508E"/>
    <w:rsid w:val="00736964"/>
    <w:rsid w:val="00736DFE"/>
    <w:rsid w:val="00737B2A"/>
    <w:rsid w:val="00745882"/>
    <w:rsid w:val="00746248"/>
    <w:rsid w:val="00750EBB"/>
    <w:rsid w:val="00750F1B"/>
    <w:rsid w:val="00751B73"/>
    <w:rsid w:val="007533E0"/>
    <w:rsid w:val="00753AC0"/>
    <w:rsid w:val="00754A39"/>
    <w:rsid w:val="00755222"/>
    <w:rsid w:val="0075574D"/>
    <w:rsid w:val="007577F7"/>
    <w:rsid w:val="00757BAC"/>
    <w:rsid w:val="0076076F"/>
    <w:rsid w:val="00760BEA"/>
    <w:rsid w:val="00761C7C"/>
    <w:rsid w:val="00761D78"/>
    <w:rsid w:val="00762236"/>
    <w:rsid w:val="007623FE"/>
    <w:rsid w:val="00762DDF"/>
    <w:rsid w:val="00765A35"/>
    <w:rsid w:val="00765C9E"/>
    <w:rsid w:val="00766EE6"/>
    <w:rsid w:val="0076798C"/>
    <w:rsid w:val="007705C5"/>
    <w:rsid w:val="00772B01"/>
    <w:rsid w:val="007736A9"/>
    <w:rsid w:val="00773935"/>
    <w:rsid w:val="00774559"/>
    <w:rsid w:val="0077626D"/>
    <w:rsid w:val="0077710D"/>
    <w:rsid w:val="00781F5E"/>
    <w:rsid w:val="00782441"/>
    <w:rsid w:val="007838A3"/>
    <w:rsid w:val="00785984"/>
    <w:rsid w:val="007859F2"/>
    <w:rsid w:val="007862AA"/>
    <w:rsid w:val="0078668F"/>
    <w:rsid w:val="00786700"/>
    <w:rsid w:val="00787BAB"/>
    <w:rsid w:val="007913A4"/>
    <w:rsid w:val="007931E8"/>
    <w:rsid w:val="007950C4"/>
    <w:rsid w:val="00795D67"/>
    <w:rsid w:val="0079732E"/>
    <w:rsid w:val="007A1644"/>
    <w:rsid w:val="007A2DA1"/>
    <w:rsid w:val="007A41D5"/>
    <w:rsid w:val="007A4E8D"/>
    <w:rsid w:val="007A5727"/>
    <w:rsid w:val="007B0EE4"/>
    <w:rsid w:val="007B1C99"/>
    <w:rsid w:val="007B2B35"/>
    <w:rsid w:val="007B404C"/>
    <w:rsid w:val="007B4889"/>
    <w:rsid w:val="007B4930"/>
    <w:rsid w:val="007B6130"/>
    <w:rsid w:val="007B6ED5"/>
    <w:rsid w:val="007C0F28"/>
    <w:rsid w:val="007C1B67"/>
    <w:rsid w:val="007C45B2"/>
    <w:rsid w:val="007C76C3"/>
    <w:rsid w:val="007D29AE"/>
    <w:rsid w:val="007D6BF4"/>
    <w:rsid w:val="007D79DD"/>
    <w:rsid w:val="007D7C02"/>
    <w:rsid w:val="007E58B3"/>
    <w:rsid w:val="007E5D0D"/>
    <w:rsid w:val="007E6079"/>
    <w:rsid w:val="007F038A"/>
    <w:rsid w:val="007F105C"/>
    <w:rsid w:val="007F19AB"/>
    <w:rsid w:val="007F1F71"/>
    <w:rsid w:val="007F27C2"/>
    <w:rsid w:val="007F2E04"/>
    <w:rsid w:val="007F302E"/>
    <w:rsid w:val="007F324E"/>
    <w:rsid w:val="007F5EDA"/>
    <w:rsid w:val="007F6740"/>
    <w:rsid w:val="007F7596"/>
    <w:rsid w:val="007F7B09"/>
    <w:rsid w:val="007F7DD5"/>
    <w:rsid w:val="00800F38"/>
    <w:rsid w:val="008011B7"/>
    <w:rsid w:val="00801906"/>
    <w:rsid w:val="0080327E"/>
    <w:rsid w:val="00804295"/>
    <w:rsid w:val="0080491C"/>
    <w:rsid w:val="00804FB2"/>
    <w:rsid w:val="008051E1"/>
    <w:rsid w:val="00805EC8"/>
    <w:rsid w:val="008064A6"/>
    <w:rsid w:val="0080677C"/>
    <w:rsid w:val="00807D6F"/>
    <w:rsid w:val="008105F5"/>
    <w:rsid w:val="00811146"/>
    <w:rsid w:val="00812F4D"/>
    <w:rsid w:val="00815E0B"/>
    <w:rsid w:val="00820538"/>
    <w:rsid w:val="00822414"/>
    <w:rsid w:val="00822990"/>
    <w:rsid w:val="00825D0A"/>
    <w:rsid w:val="00825DFF"/>
    <w:rsid w:val="00826615"/>
    <w:rsid w:val="00830ED0"/>
    <w:rsid w:val="0083136F"/>
    <w:rsid w:val="00831623"/>
    <w:rsid w:val="008318EF"/>
    <w:rsid w:val="0083609A"/>
    <w:rsid w:val="008365ED"/>
    <w:rsid w:val="0083702B"/>
    <w:rsid w:val="00841408"/>
    <w:rsid w:val="00842E3B"/>
    <w:rsid w:val="00846274"/>
    <w:rsid w:val="00851A78"/>
    <w:rsid w:val="00851E3D"/>
    <w:rsid w:val="00852DFD"/>
    <w:rsid w:val="00857AB5"/>
    <w:rsid w:val="00860411"/>
    <w:rsid w:val="00860D89"/>
    <w:rsid w:val="00862681"/>
    <w:rsid w:val="00863CD0"/>
    <w:rsid w:val="00863E92"/>
    <w:rsid w:val="00864763"/>
    <w:rsid w:val="00866AC4"/>
    <w:rsid w:val="00866C6D"/>
    <w:rsid w:val="00866F18"/>
    <w:rsid w:val="00867C71"/>
    <w:rsid w:val="008703E2"/>
    <w:rsid w:val="008706D6"/>
    <w:rsid w:val="008720DB"/>
    <w:rsid w:val="00880089"/>
    <w:rsid w:val="00881490"/>
    <w:rsid w:val="008814BB"/>
    <w:rsid w:val="00881BE8"/>
    <w:rsid w:val="00881F14"/>
    <w:rsid w:val="00882289"/>
    <w:rsid w:val="008839B7"/>
    <w:rsid w:val="008843E3"/>
    <w:rsid w:val="008848E4"/>
    <w:rsid w:val="00884F00"/>
    <w:rsid w:val="0088656A"/>
    <w:rsid w:val="008867FF"/>
    <w:rsid w:val="00887378"/>
    <w:rsid w:val="00887C26"/>
    <w:rsid w:val="00890D12"/>
    <w:rsid w:val="00894AFD"/>
    <w:rsid w:val="00896C93"/>
    <w:rsid w:val="00897090"/>
    <w:rsid w:val="00897972"/>
    <w:rsid w:val="008A120C"/>
    <w:rsid w:val="008A1CF8"/>
    <w:rsid w:val="008A2FFC"/>
    <w:rsid w:val="008A320E"/>
    <w:rsid w:val="008A35C8"/>
    <w:rsid w:val="008A5B20"/>
    <w:rsid w:val="008A62C8"/>
    <w:rsid w:val="008A63A8"/>
    <w:rsid w:val="008A67DB"/>
    <w:rsid w:val="008A7038"/>
    <w:rsid w:val="008A7D3F"/>
    <w:rsid w:val="008B1695"/>
    <w:rsid w:val="008B198C"/>
    <w:rsid w:val="008B3098"/>
    <w:rsid w:val="008C0C08"/>
    <w:rsid w:val="008C1D97"/>
    <w:rsid w:val="008C22D1"/>
    <w:rsid w:val="008C7329"/>
    <w:rsid w:val="008D059A"/>
    <w:rsid w:val="008D2850"/>
    <w:rsid w:val="008D5177"/>
    <w:rsid w:val="008D5471"/>
    <w:rsid w:val="008D560E"/>
    <w:rsid w:val="008D575D"/>
    <w:rsid w:val="008D5C89"/>
    <w:rsid w:val="008D75D9"/>
    <w:rsid w:val="008D7CB1"/>
    <w:rsid w:val="008E129C"/>
    <w:rsid w:val="008E42F0"/>
    <w:rsid w:val="008E619E"/>
    <w:rsid w:val="008E6A10"/>
    <w:rsid w:val="008E6AE2"/>
    <w:rsid w:val="008F10AF"/>
    <w:rsid w:val="008F1980"/>
    <w:rsid w:val="008F2807"/>
    <w:rsid w:val="008F3CCD"/>
    <w:rsid w:val="008F3D89"/>
    <w:rsid w:val="008F46C2"/>
    <w:rsid w:val="008F5728"/>
    <w:rsid w:val="008F6E75"/>
    <w:rsid w:val="008F783C"/>
    <w:rsid w:val="00903CE3"/>
    <w:rsid w:val="009041BA"/>
    <w:rsid w:val="009041C9"/>
    <w:rsid w:val="00905A62"/>
    <w:rsid w:val="00911A2D"/>
    <w:rsid w:val="00911D2D"/>
    <w:rsid w:val="00912026"/>
    <w:rsid w:val="0091211F"/>
    <w:rsid w:val="00913279"/>
    <w:rsid w:val="00913A66"/>
    <w:rsid w:val="00914687"/>
    <w:rsid w:val="0091567F"/>
    <w:rsid w:val="00915A1B"/>
    <w:rsid w:val="00916761"/>
    <w:rsid w:val="00917420"/>
    <w:rsid w:val="00917956"/>
    <w:rsid w:val="00920767"/>
    <w:rsid w:val="00923BB9"/>
    <w:rsid w:val="00924380"/>
    <w:rsid w:val="00930D61"/>
    <w:rsid w:val="0093132A"/>
    <w:rsid w:val="009332F0"/>
    <w:rsid w:val="00933480"/>
    <w:rsid w:val="009341E1"/>
    <w:rsid w:val="00934DD5"/>
    <w:rsid w:val="009355E3"/>
    <w:rsid w:val="00936492"/>
    <w:rsid w:val="009366A2"/>
    <w:rsid w:val="009431EF"/>
    <w:rsid w:val="0094498E"/>
    <w:rsid w:val="00944FA1"/>
    <w:rsid w:val="00947D07"/>
    <w:rsid w:val="00947D1A"/>
    <w:rsid w:val="0095042D"/>
    <w:rsid w:val="00951150"/>
    <w:rsid w:val="009519EB"/>
    <w:rsid w:val="00954AF5"/>
    <w:rsid w:val="00955333"/>
    <w:rsid w:val="00960969"/>
    <w:rsid w:val="00963B79"/>
    <w:rsid w:val="0096411E"/>
    <w:rsid w:val="009647A2"/>
    <w:rsid w:val="00965951"/>
    <w:rsid w:val="009679E5"/>
    <w:rsid w:val="00970167"/>
    <w:rsid w:val="009706B9"/>
    <w:rsid w:val="009711B3"/>
    <w:rsid w:val="00971BB7"/>
    <w:rsid w:val="009726F9"/>
    <w:rsid w:val="0097786B"/>
    <w:rsid w:val="00980213"/>
    <w:rsid w:val="009820F0"/>
    <w:rsid w:val="00982B91"/>
    <w:rsid w:val="0098363F"/>
    <w:rsid w:val="0098745C"/>
    <w:rsid w:val="00987C32"/>
    <w:rsid w:val="0099047F"/>
    <w:rsid w:val="00990B14"/>
    <w:rsid w:val="00992F76"/>
    <w:rsid w:val="00993129"/>
    <w:rsid w:val="009943FE"/>
    <w:rsid w:val="00994F25"/>
    <w:rsid w:val="00995AF3"/>
    <w:rsid w:val="0099608A"/>
    <w:rsid w:val="00996DDD"/>
    <w:rsid w:val="009A070E"/>
    <w:rsid w:val="009A0F1C"/>
    <w:rsid w:val="009A1182"/>
    <w:rsid w:val="009A1571"/>
    <w:rsid w:val="009A2E86"/>
    <w:rsid w:val="009A3301"/>
    <w:rsid w:val="009A42AD"/>
    <w:rsid w:val="009A5F83"/>
    <w:rsid w:val="009A6A76"/>
    <w:rsid w:val="009B4CFB"/>
    <w:rsid w:val="009B6106"/>
    <w:rsid w:val="009B63D5"/>
    <w:rsid w:val="009B7027"/>
    <w:rsid w:val="009C3828"/>
    <w:rsid w:val="009C3C07"/>
    <w:rsid w:val="009C3FF8"/>
    <w:rsid w:val="009C4C9E"/>
    <w:rsid w:val="009C5D2F"/>
    <w:rsid w:val="009C7A63"/>
    <w:rsid w:val="009C7B8F"/>
    <w:rsid w:val="009D2790"/>
    <w:rsid w:val="009D28E1"/>
    <w:rsid w:val="009D29E7"/>
    <w:rsid w:val="009D30E3"/>
    <w:rsid w:val="009D5DCB"/>
    <w:rsid w:val="009E0B9E"/>
    <w:rsid w:val="009E0E3D"/>
    <w:rsid w:val="009E21F4"/>
    <w:rsid w:val="009E4771"/>
    <w:rsid w:val="009E6913"/>
    <w:rsid w:val="009E6AA3"/>
    <w:rsid w:val="009E6DEC"/>
    <w:rsid w:val="009E7210"/>
    <w:rsid w:val="009F0878"/>
    <w:rsid w:val="009F17A2"/>
    <w:rsid w:val="009F22E4"/>
    <w:rsid w:val="009F2339"/>
    <w:rsid w:val="009F2CD3"/>
    <w:rsid w:val="009F54B2"/>
    <w:rsid w:val="009F5885"/>
    <w:rsid w:val="009F5B69"/>
    <w:rsid w:val="009F6EF2"/>
    <w:rsid w:val="009F7E5C"/>
    <w:rsid w:val="009F7FDB"/>
    <w:rsid w:val="00A00140"/>
    <w:rsid w:val="00A015E1"/>
    <w:rsid w:val="00A016D4"/>
    <w:rsid w:val="00A020B5"/>
    <w:rsid w:val="00A021DD"/>
    <w:rsid w:val="00A03527"/>
    <w:rsid w:val="00A04DDE"/>
    <w:rsid w:val="00A07AD3"/>
    <w:rsid w:val="00A1238A"/>
    <w:rsid w:val="00A12CD7"/>
    <w:rsid w:val="00A14B57"/>
    <w:rsid w:val="00A15D0B"/>
    <w:rsid w:val="00A20105"/>
    <w:rsid w:val="00A203EE"/>
    <w:rsid w:val="00A22690"/>
    <w:rsid w:val="00A2483E"/>
    <w:rsid w:val="00A2640E"/>
    <w:rsid w:val="00A2649A"/>
    <w:rsid w:val="00A27076"/>
    <w:rsid w:val="00A307AE"/>
    <w:rsid w:val="00A34E69"/>
    <w:rsid w:val="00A35037"/>
    <w:rsid w:val="00A37387"/>
    <w:rsid w:val="00A37962"/>
    <w:rsid w:val="00A4066F"/>
    <w:rsid w:val="00A413EA"/>
    <w:rsid w:val="00A414FC"/>
    <w:rsid w:val="00A41DFB"/>
    <w:rsid w:val="00A433FD"/>
    <w:rsid w:val="00A443BB"/>
    <w:rsid w:val="00A47C5C"/>
    <w:rsid w:val="00A47F53"/>
    <w:rsid w:val="00A47FD7"/>
    <w:rsid w:val="00A508FD"/>
    <w:rsid w:val="00A50B7D"/>
    <w:rsid w:val="00A51CEC"/>
    <w:rsid w:val="00A52012"/>
    <w:rsid w:val="00A5213C"/>
    <w:rsid w:val="00A53D2D"/>
    <w:rsid w:val="00A555DD"/>
    <w:rsid w:val="00A55C53"/>
    <w:rsid w:val="00A5607B"/>
    <w:rsid w:val="00A56E62"/>
    <w:rsid w:val="00A61731"/>
    <w:rsid w:val="00A61E30"/>
    <w:rsid w:val="00A629D5"/>
    <w:rsid w:val="00A6772F"/>
    <w:rsid w:val="00A70A27"/>
    <w:rsid w:val="00A7103E"/>
    <w:rsid w:val="00A7113E"/>
    <w:rsid w:val="00A714B4"/>
    <w:rsid w:val="00A743B0"/>
    <w:rsid w:val="00A759B9"/>
    <w:rsid w:val="00A759BD"/>
    <w:rsid w:val="00A75E49"/>
    <w:rsid w:val="00A76720"/>
    <w:rsid w:val="00A7759F"/>
    <w:rsid w:val="00A83176"/>
    <w:rsid w:val="00A84D11"/>
    <w:rsid w:val="00A905F8"/>
    <w:rsid w:val="00A9189D"/>
    <w:rsid w:val="00A930F3"/>
    <w:rsid w:val="00A97A2E"/>
    <w:rsid w:val="00A97E70"/>
    <w:rsid w:val="00AA0179"/>
    <w:rsid w:val="00AA1D80"/>
    <w:rsid w:val="00AA3298"/>
    <w:rsid w:val="00AA4384"/>
    <w:rsid w:val="00AA505A"/>
    <w:rsid w:val="00AA5497"/>
    <w:rsid w:val="00AA6084"/>
    <w:rsid w:val="00AA6A13"/>
    <w:rsid w:val="00AA78BC"/>
    <w:rsid w:val="00AB1BCC"/>
    <w:rsid w:val="00AB1E99"/>
    <w:rsid w:val="00AB42AC"/>
    <w:rsid w:val="00AC3197"/>
    <w:rsid w:val="00AC32BD"/>
    <w:rsid w:val="00AC6D6C"/>
    <w:rsid w:val="00AC77F2"/>
    <w:rsid w:val="00AD0F0F"/>
    <w:rsid w:val="00AD2973"/>
    <w:rsid w:val="00AD347E"/>
    <w:rsid w:val="00AD361C"/>
    <w:rsid w:val="00AD4456"/>
    <w:rsid w:val="00AD4A53"/>
    <w:rsid w:val="00AD5574"/>
    <w:rsid w:val="00AD56E7"/>
    <w:rsid w:val="00AD6803"/>
    <w:rsid w:val="00AE1FB3"/>
    <w:rsid w:val="00AE4C69"/>
    <w:rsid w:val="00AE5DF6"/>
    <w:rsid w:val="00AE5EC1"/>
    <w:rsid w:val="00AE6A37"/>
    <w:rsid w:val="00AE7DEF"/>
    <w:rsid w:val="00AF1B49"/>
    <w:rsid w:val="00AF3010"/>
    <w:rsid w:val="00AF4D07"/>
    <w:rsid w:val="00AF653D"/>
    <w:rsid w:val="00AF66EF"/>
    <w:rsid w:val="00B02D60"/>
    <w:rsid w:val="00B04667"/>
    <w:rsid w:val="00B05990"/>
    <w:rsid w:val="00B05F64"/>
    <w:rsid w:val="00B06095"/>
    <w:rsid w:val="00B0611E"/>
    <w:rsid w:val="00B06202"/>
    <w:rsid w:val="00B06237"/>
    <w:rsid w:val="00B0674A"/>
    <w:rsid w:val="00B10036"/>
    <w:rsid w:val="00B10750"/>
    <w:rsid w:val="00B10B0C"/>
    <w:rsid w:val="00B117FC"/>
    <w:rsid w:val="00B126DA"/>
    <w:rsid w:val="00B1328A"/>
    <w:rsid w:val="00B13720"/>
    <w:rsid w:val="00B13B64"/>
    <w:rsid w:val="00B15088"/>
    <w:rsid w:val="00B15CE0"/>
    <w:rsid w:val="00B15D53"/>
    <w:rsid w:val="00B16134"/>
    <w:rsid w:val="00B16885"/>
    <w:rsid w:val="00B20AAE"/>
    <w:rsid w:val="00B211A7"/>
    <w:rsid w:val="00B21CC8"/>
    <w:rsid w:val="00B23148"/>
    <w:rsid w:val="00B236A1"/>
    <w:rsid w:val="00B242A0"/>
    <w:rsid w:val="00B24467"/>
    <w:rsid w:val="00B25E86"/>
    <w:rsid w:val="00B27DCF"/>
    <w:rsid w:val="00B305BC"/>
    <w:rsid w:val="00B3082B"/>
    <w:rsid w:val="00B3106E"/>
    <w:rsid w:val="00B33B08"/>
    <w:rsid w:val="00B34ADC"/>
    <w:rsid w:val="00B357E9"/>
    <w:rsid w:val="00B35B08"/>
    <w:rsid w:val="00B36772"/>
    <w:rsid w:val="00B369FE"/>
    <w:rsid w:val="00B40743"/>
    <w:rsid w:val="00B40A8D"/>
    <w:rsid w:val="00B40D6F"/>
    <w:rsid w:val="00B43A30"/>
    <w:rsid w:val="00B44C7A"/>
    <w:rsid w:val="00B45279"/>
    <w:rsid w:val="00B512E8"/>
    <w:rsid w:val="00B532F2"/>
    <w:rsid w:val="00B53950"/>
    <w:rsid w:val="00B53B9F"/>
    <w:rsid w:val="00B56085"/>
    <w:rsid w:val="00B56529"/>
    <w:rsid w:val="00B6305E"/>
    <w:rsid w:val="00B63E5C"/>
    <w:rsid w:val="00B707EC"/>
    <w:rsid w:val="00B744E4"/>
    <w:rsid w:val="00B76CE0"/>
    <w:rsid w:val="00B77CC8"/>
    <w:rsid w:val="00B8059F"/>
    <w:rsid w:val="00B8166B"/>
    <w:rsid w:val="00B83003"/>
    <w:rsid w:val="00B83748"/>
    <w:rsid w:val="00B85089"/>
    <w:rsid w:val="00B872E5"/>
    <w:rsid w:val="00B876DD"/>
    <w:rsid w:val="00B9076C"/>
    <w:rsid w:val="00B90B15"/>
    <w:rsid w:val="00B946C2"/>
    <w:rsid w:val="00BA0DB8"/>
    <w:rsid w:val="00BA13BE"/>
    <w:rsid w:val="00BA1F63"/>
    <w:rsid w:val="00BA49A4"/>
    <w:rsid w:val="00BA56DE"/>
    <w:rsid w:val="00BB1CB2"/>
    <w:rsid w:val="00BB4FAF"/>
    <w:rsid w:val="00BB5EEB"/>
    <w:rsid w:val="00BB7BAD"/>
    <w:rsid w:val="00BC0558"/>
    <w:rsid w:val="00BC0DCF"/>
    <w:rsid w:val="00BC115F"/>
    <w:rsid w:val="00BC2F47"/>
    <w:rsid w:val="00BC373F"/>
    <w:rsid w:val="00BC3A95"/>
    <w:rsid w:val="00BC5F0B"/>
    <w:rsid w:val="00BC6C48"/>
    <w:rsid w:val="00BC6CC2"/>
    <w:rsid w:val="00BC73CD"/>
    <w:rsid w:val="00BC7C33"/>
    <w:rsid w:val="00BD02A2"/>
    <w:rsid w:val="00BD0552"/>
    <w:rsid w:val="00BD0AB8"/>
    <w:rsid w:val="00BD3E05"/>
    <w:rsid w:val="00BD50E7"/>
    <w:rsid w:val="00BD6E77"/>
    <w:rsid w:val="00BE1581"/>
    <w:rsid w:val="00BE1B43"/>
    <w:rsid w:val="00BE1D6E"/>
    <w:rsid w:val="00BE300D"/>
    <w:rsid w:val="00BE3DF2"/>
    <w:rsid w:val="00BE422F"/>
    <w:rsid w:val="00BF2D31"/>
    <w:rsid w:val="00BF4A5F"/>
    <w:rsid w:val="00C00134"/>
    <w:rsid w:val="00C04A47"/>
    <w:rsid w:val="00C04FF1"/>
    <w:rsid w:val="00C05412"/>
    <w:rsid w:val="00C062C3"/>
    <w:rsid w:val="00C06F7F"/>
    <w:rsid w:val="00C11A22"/>
    <w:rsid w:val="00C12468"/>
    <w:rsid w:val="00C12641"/>
    <w:rsid w:val="00C13464"/>
    <w:rsid w:val="00C13D36"/>
    <w:rsid w:val="00C16B8C"/>
    <w:rsid w:val="00C201FE"/>
    <w:rsid w:val="00C20643"/>
    <w:rsid w:val="00C20F57"/>
    <w:rsid w:val="00C2117B"/>
    <w:rsid w:val="00C2160E"/>
    <w:rsid w:val="00C21C3C"/>
    <w:rsid w:val="00C24D75"/>
    <w:rsid w:val="00C26080"/>
    <w:rsid w:val="00C27C66"/>
    <w:rsid w:val="00C27C9E"/>
    <w:rsid w:val="00C32A46"/>
    <w:rsid w:val="00C34192"/>
    <w:rsid w:val="00C35C42"/>
    <w:rsid w:val="00C3650B"/>
    <w:rsid w:val="00C4001F"/>
    <w:rsid w:val="00C420C3"/>
    <w:rsid w:val="00C47C51"/>
    <w:rsid w:val="00C50501"/>
    <w:rsid w:val="00C51F4E"/>
    <w:rsid w:val="00C62016"/>
    <w:rsid w:val="00C63D98"/>
    <w:rsid w:val="00C64E9F"/>
    <w:rsid w:val="00C65159"/>
    <w:rsid w:val="00C657EF"/>
    <w:rsid w:val="00C6639E"/>
    <w:rsid w:val="00C67CEB"/>
    <w:rsid w:val="00C727F8"/>
    <w:rsid w:val="00C728C9"/>
    <w:rsid w:val="00C73EB2"/>
    <w:rsid w:val="00C740C8"/>
    <w:rsid w:val="00C758A6"/>
    <w:rsid w:val="00C766CC"/>
    <w:rsid w:val="00C76E16"/>
    <w:rsid w:val="00C77627"/>
    <w:rsid w:val="00C82188"/>
    <w:rsid w:val="00C82342"/>
    <w:rsid w:val="00C828BE"/>
    <w:rsid w:val="00C83152"/>
    <w:rsid w:val="00C866AC"/>
    <w:rsid w:val="00C866DC"/>
    <w:rsid w:val="00C90CF9"/>
    <w:rsid w:val="00C921B1"/>
    <w:rsid w:val="00C9441C"/>
    <w:rsid w:val="00C9490E"/>
    <w:rsid w:val="00C96066"/>
    <w:rsid w:val="00C9684E"/>
    <w:rsid w:val="00CA1C67"/>
    <w:rsid w:val="00CA2484"/>
    <w:rsid w:val="00CA27FA"/>
    <w:rsid w:val="00CA3CCD"/>
    <w:rsid w:val="00CA4328"/>
    <w:rsid w:val="00CA4CDE"/>
    <w:rsid w:val="00CA5AEE"/>
    <w:rsid w:val="00CA738F"/>
    <w:rsid w:val="00CA77C5"/>
    <w:rsid w:val="00CB0384"/>
    <w:rsid w:val="00CB0CA7"/>
    <w:rsid w:val="00CB1A9C"/>
    <w:rsid w:val="00CB2920"/>
    <w:rsid w:val="00CB3707"/>
    <w:rsid w:val="00CB5C2A"/>
    <w:rsid w:val="00CB6ACD"/>
    <w:rsid w:val="00CC0AAD"/>
    <w:rsid w:val="00CC0FA5"/>
    <w:rsid w:val="00CC3BD8"/>
    <w:rsid w:val="00CC3DF4"/>
    <w:rsid w:val="00CC4EBF"/>
    <w:rsid w:val="00CC4EE2"/>
    <w:rsid w:val="00CD01C4"/>
    <w:rsid w:val="00CD1AB7"/>
    <w:rsid w:val="00CD23B8"/>
    <w:rsid w:val="00CD26DD"/>
    <w:rsid w:val="00CD2C69"/>
    <w:rsid w:val="00CD3BA0"/>
    <w:rsid w:val="00CD5933"/>
    <w:rsid w:val="00CD6459"/>
    <w:rsid w:val="00CE284A"/>
    <w:rsid w:val="00CE4494"/>
    <w:rsid w:val="00CE5459"/>
    <w:rsid w:val="00CE561D"/>
    <w:rsid w:val="00CE6CCF"/>
    <w:rsid w:val="00CE7030"/>
    <w:rsid w:val="00CE7228"/>
    <w:rsid w:val="00CF00CE"/>
    <w:rsid w:val="00CF0C7E"/>
    <w:rsid w:val="00CF2D8E"/>
    <w:rsid w:val="00CF30B3"/>
    <w:rsid w:val="00CF3989"/>
    <w:rsid w:val="00CF3A2D"/>
    <w:rsid w:val="00CF74BE"/>
    <w:rsid w:val="00CF7924"/>
    <w:rsid w:val="00D00049"/>
    <w:rsid w:val="00D00AB4"/>
    <w:rsid w:val="00D02105"/>
    <w:rsid w:val="00D02FC5"/>
    <w:rsid w:val="00D0331E"/>
    <w:rsid w:val="00D03A86"/>
    <w:rsid w:val="00D05BD9"/>
    <w:rsid w:val="00D06BC6"/>
    <w:rsid w:val="00D06BD0"/>
    <w:rsid w:val="00D0700F"/>
    <w:rsid w:val="00D128A6"/>
    <w:rsid w:val="00D12F20"/>
    <w:rsid w:val="00D1586C"/>
    <w:rsid w:val="00D1626B"/>
    <w:rsid w:val="00D16AE5"/>
    <w:rsid w:val="00D20833"/>
    <w:rsid w:val="00D21266"/>
    <w:rsid w:val="00D2226E"/>
    <w:rsid w:val="00D226A2"/>
    <w:rsid w:val="00D232AD"/>
    <w:rsid w:val="00D2334F"/>
    <w:rsid w:val="00D238BD"/>
    <w:rsid w:val="00D2461A"/>
    <w:rsid w:val="00D2485B"/>
    <w:rsid w:val="00D24F1F"/>
    <w:rsid w:val="00D25882"/>
    <w:rsid w:val="00D272B6"/>
    <w:rsid w:val="00D27A3A"/>
    <w:rsid w:val="00D27F78"/>
    <w:rsid w:val="00D30073"/>
    <w:rsid w:val="00D34686"/>
    <w:rsid w:val="00D360AB"/>
    <w:rsid w:val="00D36440"/>
    <w:rsid w:val="00D371B7"/>
    <w:rsid w:val="00D374A4"/>
    <w:rsid w:val="00D377A3"/>
    <w:rsid w:val="00D37925"/>
    <w:rsid w:val="00D402E6"/>
    <w:rsid w:val="00D40D2F"/>
    <w:rsid w:val="00D430D9"/>
    <w:rsid w:val="00D43391"/>
    <w:rsid w:val="00D509A1"/>
    <w:rsid w:val="00D50D35"/>
    <w:rsid w:val="00D50E04"/>
    <w:rsid w:val="00D56ACB"/>
    <w:rsid w:val="00D61683"/>
    <w:rsid w:val="00D61D1B"/>
    <w:rsid w:val="00D6543D"/>
    <w:rsid w:val="00D655E7"/>
    <w:rsid w:val="00D66B60"/>
    <w:rsid w:val="00D7278D"/>
    <w:rsid w:val="00D74A48"/>
    <w:rsid w:val="00D75421"/>
    <w:rsid w:val="00D75D4F"/>
    <w:rsid w:val="00D77BD2"/>
    <w:rsid w:val="00D80029"/>
    <w:rsid w:val="00D8012B"/>
    <w:rsid w:val="00D80A94"/>
    <w:rsid w:val="00D80ABA"/>
    <w:rsid w:val="00D80FE2"/>
    <w:rsid w:val="00D8133F"/>
    <w:rsid w:val="00D81E44"/>
    <w:rsid w:val="00D82D52"/>
    <w:rsid w:val="00D873E1"/>
    <w:rsid w:val="00D87E7D"/>
    <w:rsid w:val="00D916DC"/>
    <w:rsid w:val="00D91DAE"/>
    <w:rsid w:val="00D92A29"/>
    <w:rsid w:val="00D9581E"/>
    <w:rsid w:val="00DA358B"/>
    <w:rsid w:val="00DA513D"/>
    <w:rsid w:val="00DB1E93"/>
    <w:rsid w:val="00DB1F76"/>
    <w:rsid w:val="00DB21FC"/>
    <w:rsid w:val="00DB3124"/>
    <w:rsid w:val="00DC14E7"/>
    <w:rsid w:val="00DC4DCB"/>
    <w:rsid w:val="00DD0AE0"/>
    <w:rsid w:val="00DD0D45"/>
    <w:rsid w:val="00DD2D30"/>
    <w:rsid w:val="00DD367E"/>
    <w:rsid w:val="00DD3E28"/>
    <w:rsid w:val="00DD4825"/>
    <w:rsid w:val="00DD6073"/>
    <w:rsid w:val="00DD68D3"/>
    <w:rsid w:val="00DE19A3"/>
    <w:rsid w:val="00DE2640"/>
    <w:rsid w:val="00DE2F75"/>
    <w:rsid w:val="00DE3040"/>
    <w:rsid w:val="00DE532D"/>
    <w:rsid w:val="00DE5993"/>
    <w:rsid w:val="00DE6E0D"/>
    <w:rsid w:val="00DE7980"/>
    <w:rsid w:val="00DF514B"/>
    <w:rsid w:val="00DF5887"/>
    <w:rsid w:val="00DF5A86"/>
    <w:rsid w:val="00E00189"/>
    <w:rsid w:val="00E010F8"/>
    <w:rsid w:val="00E0263D"/>
    <w:rsid w:val="00E03C7D"/>
    <w:rsid w:val="00E042DB"/>
    <w:rsid w:val="00E04639"/>
    <w:rsid w:val="00E062F6"/>
    <w:rsid w:val="00E1199B"/>
    <w:rsid w:val="00E13809"/>
    <w:rsid w:val="00E142B5"/>
    <w:rsid w:val="00E1440D"/>
    <w:rsid w:val="00E14B5B"/>
    <w:rsid w:val="00E14CCC"/>
    <w:rsid w:val="00E209AD"/>
    <w:rsid w:val="00E21E00"/>
    <w:rsid w:val="00E22242"/>
    <w:rsid w:val="00E2309C"/>
    <w:rsid w:val="00E2351F"/>
    <w:rsid w:val="00E258D7"/>
    <w:rsid w:val="00E26455"/>
    <w:rsid w:val="00E27D63"/>
    <w:rsid w:val="00E30084"/>
    <w:rsid w:val="00E31C7B"/>
    <w:rsid w:val="00E34D15"/>
    <w:rsid w:val="00E35AC9"/>
    <w:rsid w:val="00E360C1"/>
    <w:rsid w:val="00E378FB"/>
    <w:rsid w:val="00E37C06"/>
    <w:rsid w:val="00E43FA6"/>
    <w:rsid w:val="00E45E92"/>
    <w:rsid w:val="00E46621"/>
    <w:rsid w:val="00E46ADE"/>
    <w:rsid w:val="00E5131B"/>
    <w:rsid w:val="00E51F1C"/>
    <w:rsid w:val="00E530E0"/>
    <w:rsid w:val="00E54138"/>
    <w:rsid w:val="00E55D4C"/>
    <w:rsid w:val="00E61524"/>
    <w:rsid w:val="00E62A93"/>
    <w:rsid w:val="00E62EF4"/>
    <w:rsid w:val="00E66945"/>
    <w:rsid w:val="00E704D1"/>
    <w:rsid w:val="00E72212"/>
    <w:rsid w:val="00E754B6"/>
    <w:rsid w:val="00E77160"/>
    <w:rsid w:val="00E77356"/>
    <w:rsid w:val="00E778DD"/>
    <w:rsid w:val="00E81812"/>
    <w:rsid w:val="00E8232D"/>
    <w:rsid w:val="00E829A1"/>
    <w:rsid w:val="00E833A4"/>
    <w:rsid w:val="00E83BE3"/>
    <w:rsid w:val="00E844C2"/>
    <w:rsid w:val="00E84C30"/>
    <w:rsid w:val="00E84C66"/>
    <w:rsid w:val="00E84FAC"/>
    <w:rsid w:val="00E8697D"/>
    <w:rsid w:val="00E876F0"/>
    <w:rsid w:val="00E87B0C"/>
    <w:rsid w:val="00E91488"/>
    <w:rsid w:val="00E934FF"/>
    <w:rsid w:val="00E957B3"/>
    <w:rsid w:val="00E96967"/>
    <w:rsid w:val="00E97614"/>
    <w:rsid w:val="00EA0087"/>
    <w:rsid w:val="00EA53C9"/>
    <w:rsid w:val="00EA7187"/>
    <w:rsid w:val="00EA73A8"/>
    <w:rsid w:val="00EB0396"/>
    <w:rsid w:val="00EB289A"/>
    <w:rsid w:val="00EB4974"/>
    <w:rsid w:val="00EB5ABB"/>
    <w:rsid w:val="00EC0A43"/>
    <w:rsid w:val="00EC1C03"/>
    <w:rsid w:val="00EC2AD5"/>
    <w:rsid w:val="00EC2BFC"/>
    <w:rsid w:val="00EC2C74"/>
    <w:rsid w:val="00EC31C7"/>
    <w:rsid w:val="00EC3572"/>
    <w:rsid w:val="00EC3834"/>
    <w:rsid w:val="00EC4648"/>
    <w:rsid w:val="00EC5A83"/>
    <w:rsid w:val="00EC63C1"/>
    <w:rsid w:val="00EC6678"/>
    <w:rsid w:val="00ED08D7"/>
    <w:rsid w:val="00ED26B7"/>
    <w:rsid w:val="00ED3C29"/>
    <w:rsid w:val="00ED59C1"/>
    <w:rsid w:val="00ED6154"/>
    <w:rsid w:val="00ED7152"/>
    <w:rsid w:val="00ED735C"/>
    <w:rsid w:val="00ED782D"/>
    <w:rsid w:val="00EE0689"/>
    <w:rsid w:val="00EE2B9B"/>
    <w:rsid w:val="00EE60D2"/>
    <w:rsid w:val="00EE6BA4"/>
    <w:rsid w:val="00EE731D"/>
    <w:rsid w:val="00EF0D07"/>
    <w:rsid w:val="00EF154B"/>
    <w:rsid w:val="00EF48DD"/>
    <w:rsid w:val="00EF7CAA"/>
    <w:rsid w:val="00F00A52"/>
    <w:rsid w:val="00F0107E"/>
    <w:rsid w:val="00F029B1"/>
    <w:rsid w:val="00F032CF"/>
    <w:rsid w:val="00F0362A"/>
    <w:rsid w:val="00F044FB"/>
    <w:rsid w:val="00F04C65"/>
    <w:rsid w:val="00F05BD9"/>
    <w:rsid w:val="00F07699"/>
    <w:rsid w:val="00F126ED"/>
    <w:rsid w:val="00F12F43"/>
    <w:rsid w:val="00F1357E"/>
    <w:rsid w:val="00F135CC"/>
    <w:rsid w:val="00F13810"/>
    <w:rsid w:val="00F13EBD"/>
    <w:rsid w:val="00F201BF"/>
    <w:rsid w:val="00F21B81"/>
    <w:rsid w:val="00F22FFE"/>
    <w:rsid w:val="00F23E05"/>
    <w:rsid w:val="00F24C21"/>
    <w:rsid w:val="00F2686D"/>
    <w:rsid w:val="00F271D2"/>
    <w:rsid w:val="00F275AE"/>
    <w:rsid w:val="00F276C2"/>
    <w:rsid w:val="00F31B5F"/>
    <w:rsid w:val="00F3263B"/>
    <w:rsid w:val="00F341A0"/>
    <w:rsid w:val="00F34DA3"/>
    <w:rsid w:val="00F378B3"/>
    <w:rsid w:val="00F37B8E"/>
    <w:rsid w:val="00F4076B"/>
    <w:rsid w:val="00F41340"/>
    <w:rsid w:val="00F41388"/>
    <w:rsid w:val="00F416CE"/>
    <w:rsid w:val="00F44B26"/>
    <w:rsid w:val="00F45FED"/>
    <w:rsid w:val="00F50BBA"/>
    <w:rsid w:val="00F50EF5"/>
    <w:rsid w:val="00F51842"/>
    <w:rsid w:val="00F54F6A"/>
    <w:rsid w:val="00F56C38"/>
    <w:rsid w:val="00F61A3A"/>
    <w:rsid w:val="00F62BD1"/>
    <w:rsid w:val="00F657FB"/>
    <w:rsid w:val="00F67473"/>
    <w:rsid w:val="00F70016"/>
    <w:rsid w:val="00F72559"/>
    <w:rsid w:val="00F728D9"/>
    <w:rsid w:val="00F75820"/>
    <w:rsid w:val="00F76364"/>
    <w:rsid w:val="00F772F6"/>
    <w:rsid w:val="00F80354"/>
    <w:rsid w:val="00F8182D"/>
    <w:rsid w:val="00F81B03"/>
    <w:rsid w:val="00F8250C"/>
    <w:rsid w:val="00F82F26"/>
    <w:rsid w:val="00F83875"/>
    <w:rsid w:val="00F84AC0"/>
    <w:rsid w:val="00F875FC"/>
    <w:rsid w:val="00F90DA0"/>
    <w:rsid w:val="00F910E2"/>
    <w:rsid w:val="00F92903"/>
    <w:rsid w:val="00F92C96"/>
    <w:rsid w:val="00F96420"/>
    <w:rsid w:val="00F979CD"/>
    <w:rsid w:val="00FA0517"/>
    <w:rsid w:val="00FA0EE1"/>
    <w:rsid w:val="00FA199A"/>
    <w:rsid w:val="00FA1CBD"/>
    <w:rsid w:val="00FA440B"/>
    <w:rsid w:val="00FA4576"/>
    <w:rsid w:val="00FA7A0E"/>
    <w:rsid w:val="00FB1059"/>
    <w:rsid w:val="00FB12F6"/>
    <w:rsid w:val="00FB4894"/>
    <w:rsid w:val="00FB4B4C"/>
    <w:rsid w:val="00FB521D"/>
    <w:rsid w:val="00FB6C53"/>
    <w:rsid w:val="00FB7870"/>
    <w:rsid w:val="00FB79B8"/>
    <w:rsid w:val="00FC71AE"/>
    <w:rsid w:val="00FD048E"/>
    <w:rsid w:val="00FD0AE7"/>
    <w:rsid w:val="00FD19EE"/>
    <w:rsid w:val="00FD2537"/>
    <w:rsid w:val="00FD656B"/>
    <w:rsid w:val="00FE37A0"/>
    <w:rsid w:val="00FE4933"/>
    <w:rsid w:val="00FE6396"/>
    <w:rsid w:val="00FE7752"/>
    <w:rsid w:val="00FF3019"/>
    <w:rsid w:val="00FF3595"/>
    <w:rsid w:val="00FF46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B04D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Cite" w:uiPriority="99"/>
    <w:lsdException w:name="HTML Typewriter"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BodyText"/>
    <w:qFormat/>
    <w:rsid w:val="00583355"/>
    <w:pPr>
      <w:keepNext/>
      <w:tabs>
        <w:tab w:val="right" w:pos="8640"/>
      </w:tabs>
      <w:spacing w:line="480" w:lineRule="auto"/>
      <w:jc w:val="center"/>
      <w:outlineLvl w:val="0"/>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83355"/>
    <w:pPr>
      <w:tabs>
        <w:tab w:val="right" w:pos="8640"/>
      </w:tabs>
      <w:spacing w:line="480" w:lineRule="auto"/>
      <w:ind w:firstLine="720"/>
    </w:pPr>
  </w:style>
  <w:style w:type="paragraph" w:customStyle="1" w:styleId="SectionHeading">
    <w:name w:val="SectionHeading"/>
    <w:rsid w:val="00583355"/>
    <w:pPr>
      <w:keepNext/>
      <w:pageBreakBefore/>
      <w:spacing w:line="480" w:lineRule="auto"/>
      <w:jc w:val="center"/>
    </w:pPr>
    <w:rPr>
      <w:rFonts w:ascii="Garamond" w:hAnsi="Garamond"/>
      <w:sz w:val="24"/>
      <w:szCs w:val="22"/>
    </w:rPr>
  </w:style>
  <w:style w:type="paragraph" w:styleId="Header">
    <w:name w:val="header"/>
    <w:basedOn w:val="Normal"/>
    <w:rsid w:val="00583355"/>
    <w:pPr>
      <w:keepLines/>
      <w:tabs>
        <w:tab w:val="center" w:pos="4320"/>
        <w:tab w:val="right" w:pos="8640"/>
      </w:tabs>
      <w:spacing w:line="480" w:lineRule="auto"/>
      <w:jc w:val="center"/>
    </w:pPr>
  </w:style>
  <w:style w:type="character" w:styleId="PageNumber">
    <w:name w:val="page number"/>
    <w:rsid w:val="00583355"/>
    <w:rPr>
      <w:sz w:val="24"/>
    </w:rPr>
  </w:style>
  <w:style w:type="paragraph" w:styleId="Subtitle">
    <w:name w:val="Subtitle"/>
    <w:basedOn w:val="Normal"/>
    <w:next w:val="BodyText"/>
    <w:qFormat/>
    <w:rsid w:val="00583355"/>
    <w:pPr>
      <w:keepNext/>
      <w:keepLines/>
      <w:tabs>
        <w:tab w:val="right" w:pos="8640"/>
      </w:tabs>
      <w:spacing w:line="480" w:lineRule="auto"/>
      <w:ind w:left="1915" w:right="1915"/>
      <w:jc w:val="center"/>
    </w:pPr>
    <w:rPr>
      <w:rFonts w:ascii="Garamond" w:hAnsi="Garamond"/>
      <w:kern w:val="28"/>
    </w:rPr>
  </w:style>
  <w:style w:type="character" w:styleId="Hyperlink">
    <w:name w:val="Hyperlink"/>
    <w:rsid w:val="00583355"/>
    <w:rPr>
      <w:color w:val="0000FF"/>
      <w:u w:val="single"/>
    </w:rPr>
  </w:style>
  <w:style w:type="paragraph" w:customStyle="1" w:styleId="StyleRight05">
    <w:name w:val="Style Right:  0.5&quot;"/>
    <w:basedOn w:val="Normal"/>
    <w:rsid w:val="00583355"/>
    <w:pPr>
      <w:tabs>
        <w:tab w:val="right" w:pos="8640"/>
      </w:tabs>
      <w:spacing w:line="480" w:lineRule="auto"/>
      <w:ind w:right="720"/>
    </w:pPr>
    <w:rPr>
      <w:rFonts w:ascii="Garamond" w:hAnsi="Garamond"/>
    </w:rPr>
  </w:style>
  <w:style w:type="paragraph" w:customStyle="1" w:styleId="AuthorInfo">
    <w:name w:val="Author Info"/>
    <w:basedOn w:val="Normal"/>
    <w:rsid w:val="00583355"/>
    <w:pPr>
      <w:tabs>
        <w:tab w:val="right" w:pos="8640"/>
      </w:tabs>
      <w:spacing w:line="480" w:lineRule="auto"/>
      <w:jc w:val="center"/>
    </w:pPr>
  </w:style>
  <w:style w:type="paragraph" w:customStyle="1" w:styleId="TitleOfPaperCover">
    <w:name w:val="TitleOfPaper_Cover"/>
    <w:basedOn w:val="Normal"/>
    <w:rsid w:val="00583355"/>
    <w:pPr>
      <w:keepNext/>
      <w:keepLines/>
      <w:tabs>
        <w:tab w:val="right" w:pos="8640"/>
      </w:tabs>
      <w:spacing w:line="480" w:lineRule="auto"/>
      <w:jc w:val="center"/>
    </w:pPr>
    <w:rPr>
      <w:szCs w:val="22"/>
    </w:rPr>
  </w:style>
  <w:style w:type="paragraph" w:customStyle="1" w:styleId="AbstractText">
    <w:name w:val="Abstract Text"/>
    <w:basedOn w:val="BodyText"/>
    <w:rsid w:val="00583355"/>
    <w:pPr>
      <w:keepNext/>
      <w:ind w:firstLine="0"/>
    </w:pPr>
    <w:rPr>
      <w:szCs w:val="22"/>
    </w:rPr>
  </w:style>
  <w:style w:type="paragraph" w:customStyle="1" w:styleId="Reference">
    <w:name w:val="Reference"/>
    <w:basedOn w:val="BodyText"/>
    <w:rsid w:val="00583355"/>
    <w:pPr>
      <w:keepNext/>
      <w:ind w:left="720" w:hanging="720"/>
    </w:pPr>
  </w:style>
  <w:style w:type="paragraph" w:customStyle="1" w:styleId="FigureCaptionLabel">
    <w:name w:val="Figure Caption Label"/>
    <w:basedOn w:val="Normal"/>
    <w:rsid w:val="00583355"/>
    <w:pPr>
      <w:keepNext/>
      <w:tabs>
        <w:tab w:val="right" w:pos="8640"/>
      </w:tabs>
      <w:spacing w:line="480" w:lineRule="auto"/>
    </w:pPr>
    <w:rPr>
      <w:i/>
    </w:rPr>
  </w:style>
  <w:style w:type="character" w:customStyle="1" w:styleId="FigureCaptionLabelChar">
    <w:name w:val="Figure Caption Label Char"/>
    <w:rsid w:val="00583355"/>
    <w:rPr>
      <w:rFonts w:ascii="Garamond" w:hAnsi="Garamond"/>
      <w:i/>
      <w:sz w:val="24"/>
      <w:szCs w:val="24"/>
      <w:lang w:val="en-US" w:eastAsia="en-US" w:bidi="ar-SA"/>
    </w:rPr>
  </w:style>
  <w:style w:type="paragraph" w:styleId="NormalWeb">
    <w:name w:val="Normal (Web)"/>
    <w:basedOn w:val="Normal"/>
    <w:rsid w:val="00583355"/>
    <w:pPr>
      <w:spacing w:before="100" w:beforeAutospacing="1" w:after="100" w:afterAutospacing="1"/>
    </w:pPr>
    <w:rPr>
      <w:color w:val="000000"/>
    </w:rPr>
  </w:style>
  <w:style w:type="paragraph" w:customStyle="1" w:styleId="TitleColumnHeading">
    <w:name w:val="Title Column Heading"/>
    <w:basedOn w:val="Normal"/>
    <w:rsid w:val="00583355"/>
    <w:pPr>
      <w:tabs>
        <w:tab w:val="right" w:pos="8640"/>
      </w:tabs>
      <w:spacing w:line="480" w:lineRule="auto"/>
      <w:jc w:val="center"/>
    </w:pPr>
    <w:rPr>
      <w:szCs w:val="20"/>
    </w:rPr>
  </w:style>
  <w:style w:type="paragraph" w:customStyle="1" w:styleId="TableNotes">
    <w:name w:val="Table Notes"/>
    <w:basedOn w:val="Normal"/>
    <w:rsid w:val="00583355"/>
    <w:pPr>
      <w:tabs>
        <w:tab w:val="right" w:pos="8640"/>
      </w:tabs>
      <w:spacing w:line="480" w:lineRule="auto"/>
      <w:jc w:val="center"/>
    </w:pPr>
    <w:rPr>
      <w:color w:val="000000"/>
    </w:rPr>
  </w:style>
  <w:style w:type="paragraph" w:customStyle="1" w:styleId="TableBody">
    <w:name w:val="Table Body"/>
    <w:basedOn w:val="Normal"/>
    <w:rsid w:val="00583355"/>
    <w:pPr>
      <w:tabs>
        <w:tab w:val="right" w:pos="8640"/>
      </w:tabs>
      <w:spacing w:line="480" w:lineRule="auto"/>
      <w:jc w:val="center"/>
    </w:pPr>
    <w:rPr>
      <w:color w:val="000000"/>
    </w:rPr>
  </w:style>
  <w:style w:type="paragraph" w:styleId="Footer">
    <w:name w:val="footer"/>
    <w:basedOn w:val="Normal"/>
    <w:rsid w:val="00583355"/>
    <w:pPr>
      <w:tabs>
        <w:tab w:val="center" w:pos="4320"/>
        <w:tab w:val="right" w:pos="8640"/>
      </w:tabs>
    </w:pPr>
  </w:style>
  <w:style w:type="character" w:styleId="FollowedHyperlink">
    <w:name w:val="FollowedHyperlink"/>
    <w:rsid w:val="0021478D"/>
    <w:rPr>
      <w:color w:val="800080"/>
      <w:u w:val="single"/>
    </w:rPr>
  </w:style>
  <w:style w:type="character" w:styleId="HTMLCite">
    <w:name w:val="HTML Cite"/>
    <w:uiPriority w:val="99"/>
    <w:unhideWhenUsed/>
    <w:rsid w:val="00181B36"/>
    <w:rPr>
      <w:i/>
      <w:iCs/>
    </w:rPr>
  </w:style>
  <w:style w:type="character" w:customStyle="1" w:styleId="BodyTextChar">
    <w:name w:val="Body Text Char"/>
    <w:link w:val="BodyText"/>
    <w:rsid w:val="0001516E"/>
    <w:rPr>
      <w:sz w:val="24"/>
      <w:szCs w:val="24"/>
    </w:rPr>
  </w:style>
  <w:style w:type="character" w:styleId="HTMLTypewriter">
    <w:name w:val="HTML Typewriter"/>
    <w:uiPriority w:val="99"/>
    <w:unhideWhenUsed/>
    <w:rsid w:val="008A35C8"/>
    <w:rPr>
      <w:rFonts w:ascii="Courier New" w:eastAsia="Times New Roman" w:hAnsi="Courier New" w:cs="Courier New"/>
      <w:sz w:val="20"/>
      <w:szCs w:val="20"/>
    </w:rPr>
  </w:style>
  <w:style w:type="paragraph" w:styleId="ListParagraph">
    <w:name w:val="List Paragraph"/>
    <w:basedOn w:val="Normal"/>
    <w:uiPriority w:val="72"/>
    <w:rsid w:val="00F61A3A"/>
    <w:pPr>
      <w:ind w:left="720"/>
      <w:contextualSpacing/>
    </w:pPr>
  </w:style>
  <w:style w:type="paragraph" w:styleId="BalloonText">
    <w:name w:val="Balloon Text"/>
    <w:basedOn w:val="Normal"/>
    <w:link w:val="BalloonTextChar"/>
    <w:rsid w:val="008C0C08"/>
    <w:rPr>
      <w:rFonts w:ascii="Lucida Grande" w:hAnsi="Lucida Grande" w:cs="Lucida Grande"/>
      <w:sz w:val="18"/>
      <w:szCs w:val="18"/>
    </w:rPr>
  </w:style>
  <w:style w:type="character" w:customStyle="1" w:styleId="BalloonTextChar">
    <w:name w:val="Balloon Text Char"/>
    <w:basedOn w:val="DefaultParagraphFont"/>
    <w:link w:val="BalloonText"/>
    <w:rsid w:val="008C0C08"/>
    <w:rPr>
      <w:rFonts w:ascii="Lucida Grande" w:hAnsi="Lucida Grande" w:cs="Lucida Grande"/>
      <w:sz w:val="18"/>
      <w:szCs w:val="18"/>
    </w:rPr>
  </w:style>
  <w:style w:type="paragraph" w:styleId="Revision">
    <w:name w:val="Revision"/>
    <w:hidden/>
    <w:uiPriority w:val="71"/>
    <w:rsid w:val="00D50D35"/>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Cite" w:uiPriority="99"/>
    <w:lsdException w:name="HTML Typewriter"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BodyText"/>
    <w:qFormat/>
    <w:rsid w:val="00583355"/>
    <w:pPr>
      <w:keepNext/>
      <w:tabs>
        <w:tab w:val="right" w:pos="8640"/>
      </w:tabs>
      <w:spacing w:line="480" w:lineRule="auto"/>
      <w:jc w:val="center"/>
      <w:outlineLvl w:val="0"/>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83355"/>
    <w:pPr>
      <w:tabs>
        <w:tab w:val="right" w:pos="8640"/>
      </w:tabs>
      <w:spacing w:line="480" w:lineRule="auto"/>
      <w:ind w:firstLine="720"/>
    </w:pPr>
  </w:style>
  <w:style w:type="paragraph" w:customStyle="1" w:styleId="SectionHeading">
    <w:name w:val="SectionHeading"/>
    <w:rsid w:val="00583355"/>
    <w:pPr>
      <w:keepNext/>
      <w:pageBreakBefore/>
      <w:spacing w:line="480" w:lineRule="auto"/>
      <w:jc w:val="center"/>
    </w:pPr>
    <w:rPr>
      <w:rFonts w:ascii="Garamond" w:hAnsi="Garamond"/>
      <w:sz w:val="24"/>
      <w:szCs w:val="22"/>
    </w:rPr>
  </w:style>
  <w:style w:type="paragraph" w:styleId="Header">
    <w:name w:val="header"/>
    <w:basedOn w:val="Normal"/>
    <w:rsid w:val="00583355"/>
    <w:pPr>
      <w:keepLines/>
      <w:tabs>
        <w:tab w:val="center" w:pos="4320"/>
        <w:tab w:val="right" w:pos="8640"/>
      </w:tabs>
      <w:spacing w:line="480" w:lineRule="auto"/>
      <w:jc w:val="center"/>
    </w:pPr>
  </w:style>
  <w:style w:type="character" w:styleId="PageNumber">
    <w:name w:val="page number"/>
    <w:rsid w:val="00583355"/>
    <w:rPr>
      <w:sz w:val="24"/>
    </w:rPr>
  </w:style>
  <w:style w:type="paragraph" w:styleId="Subtitle">
    <w:name w:val="Subtitle"/>
    <w:basedOn w:val="Normal"/>
    <w:next w:val="BodyText"/>
    <w:qFormat/>
    <w:rsid w:val="00583355"/>
    <w:pPr>
      <w:keepNext/>
      <w:keepLines/>
      <w:tabs>
        <w:tab w:val="right" w:pos="8640"/>
      </w:tabs>
      <w:spacing w:line="480" w:lineRule="auto"/>
      <w:ind w:left="1915" w:right="1915"/>
      <w:jc w:val="center"/>
    </w:pPr>
    <w:rPr>
      <w:rFonts w:ascii="Garamond" w:hAnsi="Garamond"/>
      <w:kern w:val="28"/>
    </w:rPr>
  </w:style>
  <w:style w:type="character" w:styleId="Hyperlink">
    <w:name w:val="Hyperlink"/>
    <w:rsid w:val="00583355"/>
    <w:rPr>
      <w:color w:val="0000FF"/>
      <w:u w:val="single"/>
    </w:rPr>
  </w:style>
  <w:style w:type="paragraph" w:customStyle="1" w:styleId="StyleRight05">
    <w:name w:val="Style Right:  0.5&quot;"/>
    <w:basedOn w:val="Normal"/>
    <w:rsid w:val="00583355"/>
    <w:pPr>
      <w:tabs>
        <w:tab w:val="right" w:pos="8640"/>
      </w:tabs>
      <w:spacing w:line="480" w:lineRule="auto"/>
      <w:ind w:right="720"/>
    </w:pPr>
    <w:rPr>
      <w:rFonts w:ascii="Garamond" w:hAnsi="Garamond"/>
    </w:rPr>
  </w:style>
  <w:style w:type="paragraph" w:customStyle="1" w:styleId="AuthorInfo">
    <w:name w:val="Author Info"/>
    <w:basedOn w:val="Normal"/>
    <w:rsid w:val="00583355"/>
    <w:pPr>
      <w:tabs>
        <w:tab w:val="right" w:pos="8640"/>
      </w:tabs>
      <w:spacing w:line="480" w:lineRule="auto"/>
      <w:jc w:val="center"/>
    </w:pPr>
  </w:style>
  <w:style w:type="paragraph" w:customStyle="1" w:styleId="TitleOfPaperCover">
    <w:name w:val="TitleOfPaper_Cover"/>
    <w:basedOn w:val="Normal"/>
    <w:rsid w:val="00583355"/>
    <w:pPr>
      <w:keepNext/>
      <w:keepLines/>
      <w:tabs>
        <w:tab w:val="right" w:pos="8640"/>
      </w:tabs>
      <w:spacing w:line="480" w:lineRule="auto"/>
      <w:jc w:val="center"/>
    </w:pPr>
    <w:rPr>
      <w:szCs w:val="22"/>
    </w:rPr>
  </w:style>
  <w:style w:type="paragraph" w:customStyle="1" w:styleId="AbstractText">
    <w:name w:val="Abstract Text"/>
    <w:basedOn w:val="BodyText"/>
    <w:rsid w:val="00583355"/>
    <w:pPr>
      <w:keepNext/>
      <w:ind w:firstLine="0"/>
    </w:pPr>
    <w:rPr>
      <w:szCs w:val="22"/>
    </w:rPr>
  </w:style>
  <w:style w:type="paragraph" w:customStyle="1" w:styleId="Reference">
    <w:name w:val="Reference"/>
    <w:basedOn w:val="BodyText"/>
    <w:rsid w:val="00583355"/>
    <w:pPr>
      <w:keepNext/>
      <w:ind w:left="720" w:hanging="720"/>
    </w:pPr>
  </w:style>
  <w:style w:type="paragraph" w:customStyle="1" w:styleId="FigureCaptionLabel">
    <w:name w:val="Figure Caption Label"/>
    <w:basedOn w:val="Normal"/>
    <w:rsid w:val="00583355"/>
    <w:pPr>
      <w:keepNext/>
      <w:tabs>
        <w:tab w:val="right" w:pos="8640"/>
      </w:tabs>
      <w:spacing w:line="480" w:lineRule="auto"/>
    </w:pPr>
    <w:rPr>
      <w:i/>
    </w:rPr>
  </w:style>
  <w:style w:type="character" w:customStyle="1" w:styleId="FigureCaptionLabelChar">
    <w:name w:val="Figure Caption Label Char"/>
    <w:rsid w:val="00583355"/>
    <w:rPr>
      <w:rFonts w:ascii="Garamond" w:hAnsi="Garamond"/>
      <w:i/>
      <w:sz w:val="24"/>
      <w:szCs w:val="24"/>
      <w:lang w:val="en-US" w:eastAsia="en-US" w:bidi="ar-SA"/>
    </w:rPr>
  </w:style>
  <w:style w:type="paragraph" w:styleId="NormalWeb">
    <w:name w:val="Normal (Web)"/>
    <w:basedOn w:val="Normal"/>
    <w:rsid w:val="00583355"/>
    <w:pPr>
      <w:spacing w:before="100" w:beforeAutospacing="1" w:after="100" w:afterAutospacing="1"/>
    </w:pPr>
    <w:rPr>
      <w:color w:val="000000"/>
    </w:rPr>
  </w:style>
  <w:style w:type="paragraph" w:customStyle="1" w:styleId="TitleColumnHeading">
    <w:name w:val="Title Column Heading"/>
    <w:basedOn w:val="Normal"/>
    <w:rsid w:val="00583355"/>
    <w:pPr>
      <w:tabs>
        <w:tab w:val="right" w:pos="8640"/>
      </w:tabs>
      <w:spacing w:line="480" w:lineRule="auto"/>
      <w:jc w:val="center"/>
    </w:pPr>
    <w:rPr>
      <w:szCs w:val="20"/>
    </w:rPr>
  </w:style>
  <w:style w:type="paragraph" w:customStyle="1" w:styleId="TableNotes">
    <w:name w:val="Table Notes"/>
    <w:basedOn w:val="Normal"/>
    <w:rsid w:val="00583355"/>
    <w:pPr>
      <w:tabs>
        <w:tab w:val="right" w:pos="8640"/>
      </w:tabs>
      <w:spacing w:line="480" w:lineRule="auto"/>
      <w:jc w:val="center"/>
    </w:pPr>
    <w:rPr>
      <w:color w:val="000000"/>
    </w:rPr>
  </w:style>
  <w:style w:type="paragraph" w:customStyle="1" w:styleId="TableBody">
    <w:name w:val="Table Body"/>
    <w:basedOn w:val="Normal"/>
    <w:rsid w:val="00583355"/>
    <w:pPr>
      <w:tabs>
        <w:tab w:val="right" w:pos="8640"/>
      </w:tabs>
      <w:spacing w:line="480" w:lineRule="auto"/>
      <w:jc w:val="center"/>
    </w:pPr>
    <w:rPr>
      <w:color w:val="000000"/>
    </w:rPr>
  </w:style>
  <w:style w:type="paragraph" w:styleId="Footer">
    <w:name w:val="footer"/>
    <w:basedOn w:val="Normal"/>
    <w:rsid w:val="00583355"/>
    <w:pPr>
      <w:tabs>
        <w:tab w:val="center" w:pos="4320"/>
        <w:tab w:val="right" w:pos="8640"/>
      </w:tabs>
    </w:pPr>
  </w:style>
  <w:style w:type="character" w:styleId="FollowedHyperlink">
    <w:name w:val="FollowedHyperlink"/>
    <w:rsid w:val="0021478D"/>
    <w:rPr>
      <w:color w:val="800080"/>
      <w:u w:val="single"/>
    </w:rPr>
  </w:style>
  <w:style w:type="character" w:styleId="HTMLCite">
    <w:name w:val="HTML Cite"/>
    <w:uiPriority w:val="99"/>
    <w:unhideWhenUsed/>
    <w:rsid w:val="00181B36"/>
    <w:rPr>
      <w:i/>
      <w:iCs/>
    </w:rPr>
  </w:style>
  <w:style w:type="character" w:customStyle="1" w:styleId="BodyTextChar">
    <w:name w:val="Body Text Char"/>
    <w:link w:val="BodyText"/>
    <w:rsid w:val="0001516E"/>
    <w:rPr>
      <w:sz w:val="24"/>
      <w:szCs w:val="24"/>
    </w:rPr>
  </w:style>
  <w:style w:type="character" w:styleId="HTMLTypewriter">
    <w:name w:val="HTML Typewriter"/>
    <w:uiPriority w:val="99"/>
    <w:unhideWhenUsed/>
    <w:rsid w:val="008A35C8"/>
    <w:rPr>
      <w:rFonts w:ascii="Courier New" w:eastAsia="Times New Roman" w:hAnsi="Courier New" w:cs="Courier New"/>
      <w:sz w:val="20"/>
      <w:szCs w:val="20"/>
    </w:rPr>
  </w:style>
  <w:style w:type="paragraph" w:styleId="ListParagraph">
    <w:name w:val="List Paragraph"/>
    <w:basedOn w:val="Normal"/>
    <w:uiPriority w:val="72"/>
    <w:rsid w:val="00F61A3A"/>
    <w:pPr>
      <w:ind w:left="720"/>
      <w:contextualSpacing/>
    </w:pPr>
  </w:style>
  <w:style w:type="paragraph" w:styleId="BalloonText">
    <w:name w:val="Balloon Text"/>
    <w:basedOn w:val="Normal"/>
    <w:link w:val="BalloonTextChar"/>
    <w:rsid w:val="008C0C08"/>
    <w:rPr>
      <w:rFonts w:ascii="Lucida Grande" w:hAnsi="Lucida Grande" w:cs="Lucida Grande"/>
      <w:sz w:val="18"/>
      <w:szCs w:val="18"/>
    </w:rPr>
  </w:style>
  <w:style w:type="character" w:customStyle="1" w:styleId="BalloonTextChar">
    <w:name w:val="Balloon Text Char"/>
    <w:basedOn w:val="DefaultParagraphFont"/>
    <w:link w:val="BalloonText"/>
    <w:rsid w:val="008C0C08"/>
    <w:rPr>
      <w:rFonts w:ascii="Lucida Grande" w:hAnsi="Lucida Grande" w:cs="Lucida Grande"/>
      <w:sz w:val="18"/>
      <w:szCs w:val="18"/>
    </w:rPr>
  </w:style>
  <w:style w:type="paragraph" w:styleId="Revision">
    <w:name w:val="Revision"/>
    <w:hidden/>
    <w:uiPriority w:val="71"/>
    <w:rsid w:val="00D50D3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500643">
      <w:bodyDiv w:val="1"/>
      <w:marLeft w:val="0"/>
      <w:marRight w:val="0"/>
      <w:marTop w:val="0"/>
      <w:marBottom w:val="0"/>
      <w:divBdr>
        <w:top w:val="none" w:sz="0" w:space="0" w:color="auto"/>
        <w:left w:val="none" w:sz="0" w:space="0" w:color="auto"/>
        <w:bottom w:val="none" w:sz="0" w:space="0" w:color="auto"/>
        <w:right w:val="none" w:sz="0" w:space="0" w:color="auto"/>
      </w:divBdr>
    </w:div>
    <w:div w:id="161316765">
      <w:bodyDiv w:val="1"/>
      <w:marLeft w:val="0"/>
      <w:marRight w:val="0"/>
      <w:marTop w:val="0"/>
      <w:marBottom w:val="0"/>
      <w:divBdr>
        <w:top w:val="none" w:sz="0" w:space="0" w:color="auto"/>
        <w:left w:val="none" w:sz="0" w:space="0" w:color="auto"/>
        <w:bottom w:val="none" w:sz="0" w:space="0" w:color="auto"/>
        <w:right w:val="none" w:sz="0" w:space="0" w:color="auto"/>
      </w:divBdr>
    </w:div>
    <w:div w:id="165366225">
      <w:bodyDiv w:val="1"/>
      <w:marLeft w:val="0"/>
      <w:marRight w:val="0"/>
      <w:marTop w:val="0"/>
      <w:marBottom w:val="0"/>
      <w:divBdr>
        <w:top w:val="none" w:sz="0" w:space="0" w:color="auto"/>
        <w:left w:val="none" w:sz="0" w:space="0" w:color="auto"/>
        <w:bottom w:val="none" w:sz="0" w:space="0" w:color="auto"/>
        <w:right w:val="none" w:sz="0" w:space="0" w:color="auto"/>
      </w:divBdr>
    </w:div>
    <w:div w:id="207451362">
      <w:bodyDiv w:val="1"/>
      <w:marLeft w:val="0"/>
      <w:marRight w:val="0"/>
      <w:marTop w:val="0"/>
      <w:marBottom w:val="0"/>
      <w:divBdr>
        <w:top w:val="none" w:sz="0" w:space="0" w:color="auto"/>
        <w:left w:val="none" w:sz="0" w:space="0" w:color="auto"/>
        <w:bottom w:val="none" w:sz="0" w:space="0" w:color="auto"/>
        <w:right w:val="none" w:sz="0" w:space="0" w:color="auto"/>
      </w:divBdr>
    </w:div>
    <w:div w:id="229970363">
      <w:bodyDiv w:val="1"/>
      <w:marLeft w:val="0"/>
      <w:marRight w:val="0"/>
      <w:marTop w:val="0"/>
      <w:marBottom w:val="0"/>
      <w:divBdr>
        <w:top w:val="none" w:sz="0" w:space="0" w:color="auto"/>
        <w:left w:val="none" w:sz="0" w:space="0" w:color="auto"/>
        <w:bottom w:val="none" w:sz="0" w:space="0" w:color="auto"/>
        <w:right w:val="none" w:sz="0" w:space="0" w:color="auto"/>
      </w:divBdr>
    </w:div>
    <w:div w:id="267085747">
      <w:bodyDiv w:val="1"/>
      <w:marLeft w:val="0"/>
      <w:marRight w:val="0"/>
      <w:marTop w:val="0"/>
      <w:marBottom w:val="0"/>
      <w:divBdr>
        <w:top w:val="none" w:sz="0" w:space="0" w:color="auto"/>
        <w:left w:val="none" w:sz="0" w:space="0" w:color="auto"/>
        <w:bottom w:val="none" w:sz="0" w:space="0" w:color="auto"/>
        <w:right w:val="none" w:sz="0" w:space="0" w:color="auto"/>
      </w:divBdr>
    </w:div>
    <w:div w:id="326130157">
      <w:bodyDiv w:val="1"/>
      <w:marLeft w:val="0"/>
      <w:marRight w:val="0"/>
      <w:marTop w:val="0"/>
      <w:marBottom w:val="0"/>
      <w:divBdr>
        <w:top w:val="none" w:sz="0" w:space="0" w:color="auto"/>
        <w:left w:val="none" w:sz="0" w:space="0" w:color="auto"/>
        <w:bottom w:val="none" w:sz="0" w:space="0" w:color="auto"/>
        <w:right w:val="none" w:sz="0" w:space="0" w:color="auto"/>
      </w:divBdr>
    </w:div>
    <w:div w:id="342322108">
      <w:bodyDiv w:val="1"/>
      <w:marLeft w:val="0"/>
      <w:marRight w:val="0"/>
      <w:marTop w:val="0"/>
      <w:marBottom w:val="0"/>
      <w:divBdr>
        <w:top w:val="none" w:sz="0" w:space="0" w:color="auto"/>
        <w:left w:val="none" w:sz="0" w:space="0" w:color="auto"/>
        <w:bottom w:val="none" w:sz="0" w:space="0" w:color="auto"/>
        <w:right w:val="none" w:sz="0" w:space="0" w:color="auto"/>
      </w:divBdr>
    </w:div>
    <w:div w:id="392312483">
      <w:bodyDiv w:val="1"/>
      <w:marLeft w:val="0"/>
      <w:marRight w:val="0"/>
      <w:marTop w:val="0"/>
      <w:marBottom w:val="0"/>
      <w:divBdr>
        <w:top w:val="none" w:sz="0" w:space="0" w:color="auto"/>
        <w:left w:val="none" w:sz="0" w:space="0" w:color="auto"/>
        <w:bottom w:val="none" w:sz="0" w:space="0" w:color="auto"/>
        <w:right w:val="none" w:sz="0" w:space="0" w:color="auto"/>
      </w:divBdr>
    </w:div>
    <w:div w:id="434206919">
      <w:bodyDiv w:val="1"/>
      <w:marLeft w:val="0"/>
      <w:marRight w:val="0"/>
      <w:marTop w:val="0"/>
      <w:marBottom w:val="0"/>
      <w:divBdr>
        <w:top w:val="none" w:sz="0" w:space="0" w:color="auto"/>
        <w:left w:val="none" w:sz="0" w:space="0" w:color="auto"/>
        <w:bottom w:val="none" w:sz="0" w:space="0" w:color="auto"/>
        <w:right w:val="none" w:sz="0" w:space="0" w:color="auto"/>
      </w:divBdr>
    </w:div>
    <w:div w:id="477455274">
      <w:bodyDiv w:val="1"/>
      <w:marLeft w:val="0"/>
      <w:marRight w:val="0"/>
      <w:marTop w:val="0"/>
      <w:marBottom w:val="0"/>
      <w:divBdr>
        <w:top w:val="none" w:sz="0" w:space="0" w:color="auto"/>
        <w:left w:val="none" w:sz="0" w:space="0" w:color="auto"/>
        <w:bottom w:val="none" w:sz="0" w:space="0" w:color="auto"/>
        <w:right w:val="none" w:sz="0" w:space="0" w:color="auto"/>
      </w:divBdr>
    </w:div>
    <w:div w:id="570777917">
      <w:bodyDiv w:val="1"/>
      <w:marLeft w:val="0"/>
      <w:marRight w:val="0"/>
      <w:marTop w:val="0"/>
      <w:marBottom w:val="0"/>
      <w:divBdr>
        <w:top w:val="none" w:sz="0" w:space="0" w:color="auto"/>
        <w:left w:val="none" w:sz="0" w:space="0" w:color="auto"/>
        <w:bottom w:val="none" w:sz="0" w:space="0" w:color="auto"/>
        <w:right w:val="none" w:sz="0" w:space="0" w:color="auto"/>
      </w:divBdr>
    </w:div>
    <w:div w:id="711732534">
      <w:bodyDiv w:val="1"/>
      <w:marLeft w:val="0"/>
      <w:marRight w:val="0"/>
      <w:marTop w:val="0"/>
      <w:marBottom w:val="0"/>
      <w:divBdr>
        <w:top w:val="none" w:sz="0" w:space="0" w:color="auto"/>
        <w:left w:val="none" w:sz="0" w:space="0" w:color="auto"/>
        <w:bottom w:val="none" w:sz="0" w:space="0" w:color="auto"/>
        <w:right w:val="none" w:sz="0" w:space="0" w:color="auto"/>
      </w:divBdr>
    </w:div>
    <w:div w:id="712996418">
      <w:bodyDiv w:val="1"/>
      <w:marLeft w:val="0"/>
      <w:marRight w:val="0"/>
      <w:marTop w:val="0"/>
      <w:marBottom w:val="0"/>
      <w:divBdr>
        <w:top w:val="none" w:sz="0" w:space="0" w:color="auto"/>
        <w:left w:val="none" w:sz="0" w:space="0" w:color="auto"/>
        <w:bottom w:val="none" w:sz="0" w:space="0" w:color="auto"/>
        <w:right w:val="none" w:sz="0" w:space="0" w:color="auto"/>
      </w:divBdr>
    </w:div>
    <w:div w:id="731008272">
      <w:bodyDiv w:val="1"/>
      <w:marLeft w:val="0"/>
      <w:marRight w:val="0"/>
      <w:marTop w:val="0"/>
      <w:marBottom w:val="0"/>
      <w:divBdr>
        <w:top w:val="none" w:sz="0" w:space="0" w:color="auto"/>
        <w:left w:val="none" w:sz="0" w:space="0" w:color="auto"/>
        <w:bottom w:val="none" w:sz="0" w:space="0" w:color="auto"/>
        <w:right w:val="none" w:sz="0" w:space="0" w:color="auto"/>
      </w:divBdr>
    </w:div>
    <w:div w:id="782726250">
      <w:bodyDiv w:val="1"/>
      <w:marLeft w:val="0"/>
      <w:marRight w:val="0"/>
      <w:marTop w:val="0"/>
      <w:marBottom w:val="0"/>
      <w:divBdr>
        <w:top w:val="none" w:sz="0" w:space="0" w:color="auto"/>
        <w:left w:val="none" w:sz="0" w:space="0" w:color="auto"/>
        <w:bottom w:val="none" w:sz="0" w:space="0" w:color="auto"/>
        <w:right w:val="none" w:sz="0" w:space="0" w:color="auto"/>
      </w:divBdr>
    </w:div>
    <w:div w:id="880094898">
      <w:bodyDiv w:val="1"/>
      <w:marLeft w:val="0"/>
      <w:marRight w:val="0"/>
      <w:marTop w:val="0"/>
      <w:marBottom w:val="0"/>
      <w:divBdr>
        <w:top w:val="none" w:sz="0" w:space="0" w:color="auto"/>
        <w:left w:val="none" w:sz="0" w:space="0" w:color="auto"/>
        <w:bottom w:val="none" w:sz="0" w:space="0" w:color="auto"/>
        <w:right w:val="none" w:sz="0" w:space="0" w:color="auto"/>
      </w:divBdr>
    </w:div>
    <w:div w:id="914242609">
      <w:bodyDiv w:val="1"/>
      <w:marLeft w:val="0"/>
      <w:marRight w:val="0"/>
      <w:marTop w:val="0"/>
      <w:marBottom w:val="0"/>
      <w:divBdr>
        <w:top w:val="none" w:sz="0" w:space="0" w:color="auto"/>
        <w:left w:val="none" w:sz="0" w:space="0" w:color="auto"/>
        <w:bottom w:val="none" w:sz="0" w:space="0" w:color="auto"/>
        <w:right w:val="none" w:sz="0" w:space="0" w:color="auto"/>
      </w:divBdr>
    </w:div>
    <w:div w:id="1059094351">
      <w:bodyDiv w:val="1"/>
      <w:marLeft w:val="0"/>
      <w:marRight w:val="0"/>
      <w:marTop w:val="0"/>
      <w:marBottom w:val="0"/>
      <w:divBdr>
        <w:top w:val="none" w:sz="0" w:space="0" w:color="auto"/>
        <w:left w:val="none" w:sz="0" w:space="0" w:color="auto"/>
        <w:bottom w:val="none" w:sz="0" w:space="0" w:color="auto"/>
        <w:right w:val="none" w:sz="0" w:space="0" w:color="auto"/>
      </w:divBdr>
    </w:div>
    <w:div w:id="1126850057">
      <w:bodyDiv w:val="1"/>
      <w:marLeft w:val="0"/>
      <w:marRight w:val="0"/>
      <w:marTop w:val="0"/>
      <w:marBottom w:val="0"/>
      <w:divBdr>
        <w:top w:val="none" w:sz="0" w:space="0" w:color="auto"/>
        <w:left w:val="none" w:sz="0" w:space="0" w:color="auto"/>
        <w:bottom w:val="none" w:sz="0" w:space="0" w:color="auto"/>
        <w:right w:val="none" w:sz="0" w:space="0" w:color="auto"/>
      </w:divBdr>
    </w:div>
    <w:div w:id="1156922351">
      <w:bodyDiv w:val="1"/>
      <w:marLeft w:val="0"/>
      <w:marRight w:val="0"/>
      <w:marTop w:val="0"/>
      <w:marBottom w:val="0"/>
      <w:divBdr>
        <w:top w:val="none" w:sz="0" w:space="0" w:color="auto"/>
        <w:left w:val="none" w:sz="0" w:space="0" w:color="auto"/>
        <w:bottom w:val="none" w:sz="0" w:space="0" w:color="auto"/>
        <w:right w:val="none" w:sz="0" w:space="0" w:color="auto"/>
      </w:divBdr>
    </w:div>
    <w:div w:id="1173498206">
      <w:bodyDiv w:val="1"/>
      <w:marLeft w:val="0"/>
      <w:marRight w:val="0"/>
      <w:marTop w:val="0"/>
      <w:marBottom w:val="0"/>
      <w:divBdr>
        <w:top w:val="none" w:sz="0" w:space="0" w:color="auto"/>
        <w:left w:val="none" w:sz="0" w:space="0" w:color="auto"/>
        <w:bottom w:val="none" w:sz="0" w:space="0" w:color="auto"/>
        <w:right w:val="none" w:sz="0" w:space="0" w:color="auto"/>
      </w:divBdr>
    </w:div>
    <w:div w:id="1179352602">
      <w:bodyDiv w:val="1"/>
      <w:marLeft w:val="0"/>
      <w:marRight w:val="0"/>
      <w:marTop w:val="0"/>
      <w:marBottom w:val="0"/>
      <w:divBdr>
        <w:top w:val="none" w:sz="0" w:space="0" w:color="auto"/>
        <w:left w:val="none" w:sz="0" w:space="0" w:color="auto"/>
        <w:bottom w:val="none" w:sz="0" w:space="0" w:color="auto"/>
        <w:right w:val="none" w:sz="0" w:space="0" w:color="auto"/>
      </w:divBdr>
    </w:div>
    <w:div w:id="1180125723">
      <w:bodyDiv w:val="1"/>
      <w:marLeft w:val="0"/>
      <w:marRight w:val="0"/>
      <w:marTop w:val="0"/>
      <w:marBottom w:val="0"/>
      <w:divBdr>
        <w:top w:val="none" w:sz="0" w:space="0" w:color="auto"/>
        <w:left w:val="none" w:sz="0" w:space="0" w:color="auto"/>
        <w:bottom w:val="none" w:sz="0" w:space="0" w:color="auto"/>
        <w:right w:val="none" w:sz="0" w:space="0" w:color="auto"/>
      </w:divBdr>
    </w:div>
    <w:div w:id="1203984639">
      <w:bodyDiv w:val="1"/>
      <w:marLeft w:val="0"/>
      <w:marRight w:val="0"/>
      <w:marTop w:val="0"/>
      <w:marBottom w:val="0"/>
      <w:divBdr>
        <w:top w:val="none" w:sz="0" w:space="0" w:color="auto"/>
        <w:left w:val="none" w:sz="0" w:space="0" w:color="auto"/>
        <w:bottom w:val="none" w:sz="0" w:space="0" w:color="auto"/>
        <w:right w:val="none" w:sz="0" w:space="0" w:color="auto"/>
      </w:divBdr>
    </w:div>
    <w:div w:id="1218855690">
      <w:bodyDiv w:val="1"/>
      <w:marLeft w:val="0"/>
      <w:marRight w:val="0"/>
      <w:marTop w:val="0"/>
      <w:marBottom w:val="0"/>
      <w:divBdr>
        <w:top w:val="none" w:sz="0" w:space="0" w:color="auto"/>
        <w:left w:val="none" w:sz="0" w:space="0" w:color="auto"/>
        <w:bottom w:val="none" w:sz="0" w:space="0" w:color="auto"/>
        <w:right w:val="none" w:sz="0" w:space="0" w:color="auto"/>
      </w:divBdr>
    </w:div>
    <w:div w:id="1346638451">
      <w:bodyDiv w:val="1"/>
      <w:marLeft w:val="0"/>
      <w:marRight w:val="0"/>
      <w:marTop w:val="0"/>
      <w:marBottom w:val="0"/>
      <w:divBdr>
        <w:top w:val="none" w:sz="0" w:space="0" w:color="auto"/>
        <w:left w:val="none" w:sz="0" w:space="0" w:color="auto"/>
        <w:bottom w:val="none" w:sz="0" w:space="0" w:color="auto"/>
        <w:right w:val="none" w:sz="0" w:space="0" w:color="auto"/>
      </w:divBdr>
    </w:div>
    <w:div w:id="1370758634">
      <w:bodyDiv w:val="1"/>
      <w:marLeft w:val="0"/>
      <w:marRight w:val="0"/>
      <w:marTop w:val="0"/>
      <w:marBottom w:val="0"/>
      <w:divBdr>
        <w:top w:val="none" w:sz="0" w:space="0" w:color="auto"/>
        <w:left w:val="none" w:sz="0" w:space="0" w:color="auto"/>
        <w:bottom w:val="none" w:sz="0" w:space="0" w:color="auto"/>
        <w:right w:val="none" w:sz="0" w:space="0" w:color="auto"/>
      </w:divBdr>
    </w:div>
    <w:div w:id="1428038973">
      <w:bodyDiv w:val="1"/>
      <w:marLeft w:val="0"/>
      <w:marRight w:val="0"/>
      <w:marTop w:val="0"/>
      <w:marBottom w:val="0"/>
      <w:divBdr>
        <w:top w:val="none" w:sz="0" w:space="0" w:color="auto"/>
        <w:left w:val="none" w:sz="0" w:space="0" w:color="auto"/>
        <w:bottom w:val="none" w:sz="0" w:space="0" w:color="auto"/>
        <w:right w:val="none" w:sz="0" w:space="0" w:color="auto"/>
      </w:divBdr>
    </w:div>
    <w:div w:id="1481113705">
      <w:bodyDiv w:val="1"/>
      <w:marLeft w:val="0"/>
      <w:marRight w:val="0"/>
      <w:marTop w:val="0"/>
      <w:marBottom w:val="0"/>
      <w:divBdr>
        <w:top w:val="none" w:sz="0" w:space="0" w:color="auto"/>
        <w:left w:val="none" w:sz="0" w:space="0" w:color="auto"/>
        <w:bottom w:val="none" w:sz="0" w:space="0" w:color="auto"/>
        <w:right w:val="none" w:sz="0" w:space="0" w:color="auto"/>
      </w:divBdr>
    </w:div>
    <w:div w:id="1502160214">
      <w:bodyDiv w:val="1"/>
      <w:marLeft w:val="0"/>
      <w:marRight w:val="0"/>
      <w:marTop w:val="0"/>
      <w:marBottom w:val="0"/>
      <w:divBdr>
        <w:top w:val="none" w:sz="0" w:space="0" w:color="auto"/>
        <w:left w:val="none" w:sz="0" w:space="0" w:color="auto"/>
        <w:bottom w:val="none" w:sz="0" w:space="0" w:color="auto"/>
        <w:right w:val="none" w:sz="0" w:space="0" w:color="auto"/>
      </w:divBdr>
    </w:div>
    <w:div w:id="1509246385">
      <w:bodyDiv w:val="1"/>
      <w:marLeft w:val="0"/>
      <w:marRight w:val="0"/>
      <w:marTop w:val="0"/>
      <w:marBottom w:val="0"/>
      <w:divBdr>
        <w:top w:val="none" w:sz="0" w:space="0" w:color="auto"/>
        <w:left w:val="none" w:sz="0" w:space="0" w:color="auto"/>
        <w:bottom w:val="none" w:sz="0" w:space="0" w:color="auto"/>
        <w:right w:val="none" w:sz="0" w:space="0" w:color="auto"/>
      </w:divBdr>
    </w:div>
    <w:div w:id="1549301302">
      <w:bodyDiv w:val="1"/>
      <w:marLeft w:val="0"/>
      <w:marRight w:val="0"/>
      <w:marTop w:val="0"/>
      <w:marBottom w:val="0"/>
      <w:divBdr>
        <w:top w:val="none" w:sz="0" w:space="0" w:color="auto"/>
        <w:left w:val="none" w:sz="0" w:space="0" w:color="auto"/>
        <w:bottom w:val="none" w:sz="0" w:space="0" w:color="auto"/>
        <w:right w:val="none" w:sz="0" w:space="0" w:color="auto"/>
      </w:divBdr>
    </w:div>
    <w:div w:id="1559436408">
      <w:bodyDiv w:val="1"/>
      <w:marLeft w:val="0"/>
      <w:marRight w:val="0"/>
      <w:marTop w:val="0"/>
      <w:marBottom w:val="0"/>
      <w:divBdr>
        <w:top w:val="none" w:sz="0" w:space="0" w:color="auto"/>
        <w:left w:val="none" w:sz="0" w:space="0" w:color="auto"/>
        <w:bottom w:val="none" w:sz="0" w:space="0" w:color="auto"/>
        <w:right w:val="none" w:sz="0" w:space="0" w:color="auto"/>
      </w:divBdr>
    </w:div>
    <w:div w:id="1560021783">
      <w:bodyDiv w:val="1"/>
      <w:marLeft w:val="0"/>
      <w:marRight w:val="0"/>
      <w:marTop w:val="0"/>
      <w:marBottom w:val="0"/>
      <w:divBdr>
        <w:top w:val="none" w:sz="0" w:space="0" w:color="auto"/>
        <w:left w:val="none" w:sz="0" w:space="0" w:color="auto"/>
        <w:bottom w:val="none" w:sz="0" w:space="0" w:color="auto"/>
        <w:right w:val="none" w:sz="0" w:space="0" w:color="auto"/>
      </w:divBdr>
    </w:div>
    <w:div w:id="1614048306">
      <w:bodyDiv w:val="1"/>
      <w:marLeft w:val="0"/>
      <w:marRight w:val="0"/>
      <w:marTop w:val="0"/>
      <w:marBottom w:val="0"/>
      <w:divBdr>
        <w:top w:val="none" w:sz="0" w:space="0" w:color="auto"/>
        <w:left w:val="none" w:sz="0" w:space="0" w:color="auto"/>
        <w:bottom w:val="none" w:sz="0" w:space="0" w:color="auto"/>
        <w:right w:val="none" w:sz="0" w:space="0" w:color="auto"/>
      </w:divBdr>
    </w:div>
    <w:div w:id="1649356941">
      <w:bodyDiv w:val="1"/>
      <w:marLeft w:val="0"/>
      <w:marRight w:val="0"/>
      <w:marTop w:val="0"/>
      <w:marBottom w:val="0"/>
      <w:divBdr>
        <w:top w:val="none" w:sz="0" w:space="0" w:color="auto"/>
        <w:left w:val="none" w:sz="0" w:space="0" w:color="auto"/>
        <w:bottom w:val="none" w:sz="0" w:space="0" w:color="auto"/>
        <w:right w:val="none" w:sz="0" w:space="0" w:color="auto"/>
      </w:divBdr>
    </w:div>
    <w:div w:id="1690719319">
      <w:bodyDiv w:val="1"/>
      <w:marLeft w:val="0"/>
      <w:marRight w:val="0"/>
      <w:marTop w:val="0"/>
      <w:marBottom w:val="0"/>
      <w:divBdr>
        <w:top w:val="none" w:sz="0" w:space="0" w:color="auto"/>
        <w:left w:val="none" w:sz="0" w:space="0" w:color="auto"/>
        <w:bottom w:val="none" w:sz="0" w:space="0" w:color="auto"/>
        <w:right w:val="none" w:sz="0" w:space="0" w:color="auto"/>
      </w:divBdr>
    </w:div>
    <w:div w:id="1724017555">
      <w:bodyDiv w:val="1"/>
      <w:marLeft w:val="0"/>
      <w:marRight w:val="0"/>
      <w:marTop w:val="0"/>
      <w:marBottom w:val="0"/>
      <w:divBdr>
        <w:top w:val="none" w:sz="0" w:space="0" w:color="auto"/>
        <w:left w:val="none" w:sz="0" w:space="0" w:color="auto"/>
        <w:bottom w:val="none" w:sz="0" w:space="0" w:color="auto"/>
        <w:right w:val="none" w:sz="0" w:space="0" w:color="auto"/>
      </w:divBdr>
    </w:div>
    <w:div w:id="1759516161">
      <w:bodyDiv w:val="1"/>
      <w:marLeft w:val="0"/>
      <w:marRight w:val="0"/>
      <w:marTop w:val="0"/>
      <w:marBottom w:val="0"/>
      <w:divBdr>
        <w:top w:val="none" w:sz="0" w:space="0" w:color="auto"/>
        <w:left w:val="none" w:sz="0" w:space="0" w:color="auto"/>
        <w:bottom w:val="none" w:sz="0" w:space="0" w:color="auto"/>
        <w:right w:val="none" w:sz="0" w:space="0" w:color="auto"/>
      </w:divBdr>
    </w:div>
    <w:div w:id="1802065780">
      <w:bodyDiv w:val="1"/>
      <w:marLeft w:val="0"/>
      <w:marRight w:val="0"/>
      <w:marTop w:val="0"/>
      <w:marBottom w:val="0"/>
      <w:divBdr>
        <w:top w:val="none" w:sz="0" w:space="0" w:color="auto"/>
        <w:left w:val="none" w:sz="0" w:space="0" w:color="auto"/>
        <w:bottom w:val="none" w:sz="0" w:space="0" w:color="auto"/>
        <w:right w:val="none" w:sz="0" w:space="0" w:color="auto"/>
      </w:divBdr>
    </w:div>
    <w:div w:id="1808275835">
      <w:bodyDiv w:val="1"/>
      <w:marLeft w:val="0"/>
      <w:marRight w:val="0"/>
      <w:marTop w:val="0"/>
      <w:marBottom w:val="0"/>
      <w:divBdr>
        <w:top w:val="none" w:sz="0" w:space="0" w:color="auto"/>
        <w:left w:val="none" w:sz="0" w:space="0" w:color="auto"/>
        <w:bottom w:val="none" w:sz="0" w:space="0" w:color="auto"/>
        <w:right w:val="none" w:sz="0" w:space="0" w:color="auto"/>
      </w:divBdr>
    </w:div>
    <w:div w:id="1842037462">
      <w:bodyDiv w:val="1"/>
      <w:marLeft w:val="0"/>
      <w:marRight w:val="0"/>
      <w:marTop w:val="0"/>
      <w:marBottom w:val="0"/>
      <w:divBdr>
        <w:top w:val="none" w:sz="0" w:space="0" w:color="auto"/>
        <w:left w:val="none" w:sz="0" w:space="0" w:color="auto"/>
        <w:bottom w:val="none" w:sz="0" w:space="0" w:color="auto"/>
        <w:right w:val="none" w:sz="0" w:space="0" w:color="auto"/>
      </w:divBdr>
    </w:div>
    <w:div w:id="1855680206">
      <w:bodyDiv w:val="1"/>
      <w:marLeft w:val="0"/>
      <w:marRight w:val="0"/>
      <w:marTop w:val="0"/>
      <w:marBottom w:val="0"/>
      <w:divBdr>
        <w:top w:val="none" w:sz="0" w:space="0" w:color="auto"/>
        <w:left w:val="none" w:sz="0" w:space="0" w:color="auto"/>
        <w:bottom w:val="none" w:sz="0" w:space="0" w:color="auto"/>
        <w:right w:val="none" w:sz="0" w:space="0" w:color="auto"/>
      </w:divBdr>
    </w:div>
    <w:div w:id="1893687759">
      <w:bodyDiv w:val="1"/>
      <w:marLeft w:val="0"/>
      <w:marRight w:val="0"/>
      <w:marTop w:val="0"/>
      <w:marBottom w:val="0"/>
      <w:divBdr>
        <w:top w:val="none" w:sz="0" w:space="0" w:color="auto"/>
        <w:left w:val="none" w:sz="0" w:space="0" w:color="auto"/>
        <w:bottom w:val="none" w:sz="0" w:space="0" w:color="auto"/>
        <w:right w:val="none" w:sz="0" w:space="0" w:color="auto"/>
      </w:divBdr>
    </w:div>
    <w:div w:id="1940525245">
      <w:bodyDiv w:val="1"/>
      <w:marLeft w:val="0"/>
      <w:marRight w:val="0"/>
      <w:marTop w:val="0"/>
      <w:marBottom w:val="0"/>
      <w:divBdr>
        <w:top w:val="none" w:sz="0" w:space="0" w:color="auto"/>
        <w:left w:val="none" w:sz="0" w:space="0" w:color="auto"/>
        <w:bottom w:val="none" w:sz="0" w:space="0" w:color="auto"/>
        <w:right w:val="none" w:sz="0" w:space="0" w:color="auto"/>
      </w:divBdr>
    </w:div>
    <w:div w:id="1966571461">
      <w:bodyDiv w:val="1"/>
      <w:marLeft w:val="0"/>
      <w:marRight w:val="0"/>
      <w:marTop w:val="0"/>
      <w:marBottom w:val="0"/>
      <w:divBdr>
        <w:top w:val="none" w:sz="0" w:space="0" w:color="auto"/>
        <w:left w:val="none" w:sz="0" w:space="0" w:color="auto"/>
        <w:bottom w:val="none" w:sz="0" w:space="0" w:color="auto"/>
        <w:right w:val="none" w:sz="0" w:space="0" w:color="auto"/>
      </w:divBdr>
    </w:div>
    <w:div w:id="1968661887">
      <w:bodyDiv w:val="1"/>
      <w:marLeft w:val="0"/>
      <w:marRight w:val="0"/>
      <w:marTop w:val="0"/>
      <w:marBottom w:val="0"/>
      <w:divBdr>
        <w:top w:val="none" w:sz="0" w:space="0" w:color="auto"/>
        <w:left w:val="none" w:sz="0" w:space="0" w:color="auto"/>
        <w:bottom w:val="none" w:sz="0" w:space="0" w:color="auto"/>
        <w:right w:val="none" w:sz="0" w:space="0" w:color="auto"/>
      </w:divBdr>
    </w:div>
    <w:div w:id="2015840280">
      <w:bodyDiv w:val="1"/>
      <w:marLeft w:val="0"/>
      <w:marRight w:val="0"/>
      <w:marTop w:val="0"/>
      <w:marBottom w:val="0"/>
      <w:divBdr>
        <w:top w:val="none" w:sz="0" w:space="0" w:color="auto"/>
        <w:left w:val="none" w:sz="0" w:space="0" w:color="auto"/>
        <w:bottom w:val="none" w:sz="0" w:space="0" w:color="auto"/>
        <w:right w:val="none" w:sz="0" w:space="0" w:color="auto"/>
      </w:divBdr>
    </w:div>
    <w:div w:id="2020303828">
      <w:bodyDiv w:val="1"/>
      <w:marLeft w:val="0"/>
      <w:marRight w:val="0"/>
      <w:marTop w:val="0"/>
      <w:marBottom w:val="0"/>
      <w:divBdr>
        <w:top w:val="none" w:sz="0" w:space="0" w:color="auto"/>
        <w:left w:val="none" w:sz="0" w:space="0" w:color="auto"/>
        <w:bottom w:val="none" w:sz="0" w:space="0" w:color="auto"/>
        <w:right w:val="none" w:sz="0" w:space="0" w:color="auto"/>
      </w:divBdr>
    </w:div>
    <w:div w:id="2022538419">
      <w:bodyDiv w:val="1"/>
      <w:marLeft w:val="0"/>
      <w:marRight w:val="0"/>
      <w:marTop w:val="0"/>
      <w:marBottom w:val="0"/>
      <w:divBdr>
        <w:top w:val="none" w:sz="0" w:space="0" w:color="auto"/>
        <w:left w:val="none" w:sz="0" w:space="0" w:color="auto"/>
        <w:bottom w:val="none" w:sz="0" w:space="0" w:color="auto"/>
        <w:right w:val="none" w:sz="0" w:space="0" w:color="auto"/>
      </w:divBdr>
    </w:div>
    <w:div w:id="2046756136">
      <w:bodyDiv w:val="1"/>
      <w:marLeft w:val="0"/>
      <w:marRight w:val="0"/>
      <w:marTop w:val="0"/>
      <w:marBottom w:val="0"/>
      <w:divBdr>
        <w:top w:val="none" w:sz="0" w:space="0" w:color="auto"/>
        <w:left w:val="none" w:sz="0" w:space="0" w:color="auto"/>
        <w:bottom w:val="none" w:sz="0" w:space="0" w:color="auto"/>
        <w:right w:val="none" w:sz="0" w:space="0" w:color="auto"/>
      </w:divBdr>
    </w:div>
    <w:div w:id="2062826542">
      <w:bodyDiv w:val="1"/>
      <w:marLeft w:val="0"/>
      <w:marRight w:val="0"/>
      <w:marTop w:val="0"/>
      <w:marBottom w:val="0"/>
      <w:divBdr>
        <w:top w:val="none" w:sz="0" w:space="0" w:color="auto"/>
        <w:left w:val="none" w:sz="0" w:space="0" w:color="auto"/>
        <w:bottom w:val="none" w:sz="0" w:space="0" w:color="auto"/>
        <w:right w:val="none" w:sz="0" w:space="0" w:color="auto"/>
      </w:divBdr>
    </w:div>
    <w:div w:id="207854923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yperlink" Target="http://gisgeography.com/100-earth-remote-sensing-applications-uses/" TargetMode="External"/><Relationship Id="rId26" Type="http://schemas.openxmlformats.org/officeDocument/2006/relationships/hyperlink" Target="http://www.aihorizon.com/essays/generalai/supervised_unsupervised_machine_learning.htm" TargetMode="External"/><Relationship Id="rId27" Type="http://schemas.openxmlformats.org/officeDocument/2006/relationships/hyperlink" Target="http://www.cs.waikato.ac.nz/ml/weka/" TargetMode="External"/><Relationship Id="rId28" Type="http://schemas.openxmlformats.org/officeDocument/2006/relationships/hyperlink" Target="https://weka.wikispaces.com/Frequently+Asked+Questions" TargetMode="External"/><Relationship Id="rId29" Type="http://schemas.openxmlformats.org/officeDocument/2006/relationships/hyperlink" Target="http://en.wikipedia.org/wiki/Weka_%28machine_learning%29"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sms-tsunami-warning.com/pages/richter-scale" TargetMode="External"/><Relationship Id="rId31" Type="http://schemas.openxmlformats.org/officeDocument/2006/relationships/hyperlink" Target="http://storm.cis.fordham.edu/~gweiss/data-mining/datasets.html" TargetMode="External"/><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00749E-4254-D841-B149-DBA8C9F27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23</Pages>
  <Words>2649</Words>
  <Characters>15104</Characters>
  <Application>Microsoft Macintosh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APA Format 6th Edition Template</vt:lpstr>
    </vt:vector>
  </TitlesOfParts>
  <Company>SIUE</Company>
  <LinksUpToDate>false</LinksUpToDate>
  <CharactersWithSpaces>17718</CharactersWithSpaces>
  <SharedDoc>false</SharedDoc>
  <HLinks>
    <vt:vector size="18" baseType="variant">
      <vt:variant>
        <vt:i4>7274534</vt:i4>
      </vt:variant>
      <vt:variant>
        <vt:i4>6</vt:i4>
      </vt:variant>
      <vt:variant>
        <vt:i4>0</vt:i4>
      </vt:variant>
      <vt:variant>
        <vt:i4>5</vt:i4>
      </vt:variant>
      <vt:variant>
        <vt:lpwstr>http://www.siue.edu/education/psychology/facultypubs.shtml</vt:lpwstr>
      </vt:variant>
      <vt:variant>
        <vt:lpwstr/>
      </vt:variant>
      <vt:variant>
        <vt:i4>5767197</vt:i4>
      </vt:variant>
      <vt:variant>
        <vt:i4>3</vt:i4>
      </vt:variant>
      <vt:variant>
        <vt:i4>0</vt:i4>
      </vt:variant>
      <vt:variant>
        <vt:i4>5</vt:i4>
      </vt:variant>
      <vt:variant>
        <vt:lpwstr>http://www.thehungersite.com/</vt:lpwstr>
      </vt:variant>
      <vt:variant>
        <vt:lpwstr/>
      </vt:variant>
      <vt:variant>
        <vt:i4>6488104</vt:i4>
      </vt:variant>
      <vt:variant>
        <vt:i4>0</vt:i4>
      </vt:variant>
      <vt:variant>
        <vt:i4>0</vt:i4>
      </vt:variant>
      <vt:variant>
        <vt:i4>5</vt:i4>
      </vt:variant>
      <vt:variant>
        <vt:lpwstr>http://goo.gl/DGHoZ</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 Format 6th Edition Template</dc:title>
  <dc:subject/>
  <dc:creator>Paul Rose</dc:creator>
  <cp:keywords/>
  <dc:description/>
  <cp:lastModifiedBy>Gayathiri Shriram</cp:lastModifiedBy>
  <cp:revision>108</cp:revision>
  <dcterms:created xsi:type="dcterms:W3CDTF">2015-05-31T18:49:00Z</dcterms:created>
  <dcterms:modified xsi:type="dcterms:W3CDTF">2016-06-02T05:34:00Z</dcterms:modified>
</cp:coreProperties>
</file>